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1033623875"/>
        <w:tag w:val="goog_rdk_3"/>
      </w:sdtPr>
      <w:sdtContent>
        <w:p w:rsidR="00000000" w:rsidDel="00000000" w:rsidP="00000000" w:rsidRDefault="00000000" w:rsidRPr="00000000" w14:paraId="00000001">
          <w:pPr>
            <w:jc w:val="left"/>
            <w:rPr>
              <w:ins w:author="Ελισάβετ Λάγιου" w:id="0" w:date="2026-04-05T07:46:46Z"/>
              <w:rPrChange w:author="Ελισάβετ Λάγιου" w:id="1" w:date="2026-04-05T07:46:46Z">
                <w:rPr/>
              </w:rPrChange>
            </w:rPr>
          </w:pPr>
          <w:sdt>
            <w:sdtPr>
              <w:id w:val="74209180"/>
              <w:tag w:val="goog_rdk_1"/>
            </w:sdtPr>
            <w:sdtContent>
              <w:ins w:author="Ελισάβετ Λάγιου" w:id="0" w:date="2026-04-05T07:46:46Z">
                <w:r w:rsidDel="00000000" w:rsidR="00000000" w:rsidRPr="00000000">
                  <w:pict>
                    <v:rect style="width:0.0pt;height:1.5pt" o:hr="t" o:hrstd="t" o:hralign="center" fillcolor="#A0A0A0" stroked="f"/>
                  </w:pict>
                </w:r>
              </w:ins>
              <w:sdt>
                <w:sdtPr>
                  <w:id w:val="-1593530232"/>
                  <w:tag w:val="goog_rdk_2"/>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1767629948"/>
        <w:tag w:val="goog_rdk_6"/>
      </w:sdtPr>
      <w:sdtContent>
        <w:p w:rsidR="00000000" w:rsidDel="00000000" w:rsidP="00000000" w:rsidRDefault="00000000" w:rsidRPr="00000000" w14:paraId="00000002">
          <w:pPr>
            <w:rPr>
              <w:ins w:author="Ελισάβετ Λάγιου" w:id="0" w:date="2026-04-05T07:46:46Z"/>
              <w:rPrChange w:author="Ελισάβετ Λάγιου" w:id="1" w:date="2026-04-05T07:46:46Z">
                <w:rPr>
                  <w:rFonts w:ascii="Calibri" w:cs="Calibri" w:eastAsia="Calibri" w:hAnsi="Calibri"/>
                  <w:sz w:val="24"/>
                  <w:szCs w:val="24"/>
                </w:rPr>
              </w:rPrChange>
            </w:rPr>
          </w:pPr>
          <w:sdt>
            <w:sdtPr>
              <w:id w:val="1211725442"/>
              <w:tag w:val="goog_rdk_4"/>
            </w:sdtPr>
            <w:sdtContent>
              <w:ins w:author="Ελισάβετ Λάγιου" w:id="0" w:date="2026-04-05T07:46:46Z"/>
              <w:sdt>
                <w:sdtPr>
                  <w:id w:val="-609242067"/>
                  <w:tag w:val="goog_rdk_5"/>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1658046085"/>
        <w:tag w:val="goog_rdk_9"/>
      </w:sdtPr>
      <w:sdtContent>
        <w:p w:rsidR="00000000" w:rsidDel="00000000" w:rsidP="00000000" w:rsidRDefault="00000000" w:rsidRPr="00000000" w14:paraId="00000003">
          <w:pPr>
            <w:rPr>
              <w:ins w:author="Ελισάβετ Λάγιου" w:id="0" w:date="2026-04-05T07:46:46Z"/>
              <w:shd w:fill="a4c2f4" w:val="clear"/>
              <w:rPrChange w:author="Ελισάβετ Λάγιου" w:id="1" w:date="2026-04-05T07:46:46Z">
                <w:rPr>
                  <w:rFonts w:ascii="Calibri" w:cs="Calibri" w:eastAsia="Calibri" w:hAnsi="Calibri"/>
                  <w:sz w:val="24"/>
                  <w:szCs w:val="24"/>
                  <w:shd w:fill="a4c2f4" w:val="clear"/>
                </w:rPr>
              </w:rPrChange>
            </w:rPr>
          </w:pPr>
          <w:sdt>
            <w:sdtPr>
              <w:id w:val="-652910974"/>
              <w:tag w:val="goog_rdk_7"/>
            </w:sdtPr>
            <w:sdtContent>
              <w:ins w:author="Ελισάβετ Λάγιου" w:id="0" w:date="2026-04-05T07:46:46Z"/>
              <w:sdt>
                <w:sdtPr>
                  <w:id w:val="1851885884"/>
                  <w:tag w:val="goog_rdk_8"/>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396479710"/>
        <w:tag w:val="goog_rdk_12"/>
      </w:sdtPr>
      <w:sdtContent>
        <w:p w:rsidR="00000000" w:rsidDel="00000000" w:rsidP="00000000" w:rsidRDefault="00000000" w:rsidRPr="00000000" w14:paraId="00000004">
          <w:pPr>
            <w:jc w:val="center"/>
            <w:rPr>
              <w:ins w:author="Ελισάβετ Λάγιου" w:id="0" w:date="2026-04-05T07:46:46Z"/>
              <w:sz w:val="36"/>
              <w:szCs w:val="36"/>
              <w:shd w:fill="a4c2f4" w:val="clear"/>
              <w:rPrChange w:author="Ελισάβετ Λάγιου" w:id="1" w:date="2026-04-05T07:46:46Z">
                <w:rPr>
                  <w:rFonts w:ascii="Calibri" w:cs="Calibri" w:eastAsia="Calibri" w:hAnsi="Calibri"/>
                  <w:sz w:val="36"/>
                  <w:szCs w:val="36"/>
                  <w:shd w:fill="a4c2f4" w:val="clear"/>
                </w:rPr>
              </w:rPrChange>
            </w:rPr>
          </w:pPr>
          <w:sdt>
            <w:sdtPr>
              <w:id w:val="-1343296520"/>
              <w:tag w:val="goog_rdk_10"/>
            </w:sdtPr>
            <w:sdtContent>
              <w:ins w:author="Ελισάβετ Λάγιου" w:id="0" w:date="2026-04-05T07:46:46Z"/>
              <w:sdt>
                <w:sdtPr>
                  <w:id w:val="-1689892057"/>
                  <w:tag w:val="goog_rdk_11"/>
                </w:sdtPr>
                <w:sdtContent>
                  <w:ins w:author="Ελισάβετ Λάγιου" w:id="0" w:date="2026-04-05T07:46:46Z">
                    <w:r w:rsidDel="00000000" w:rsidR="00000000" w:rsidRPr="00000000">
                      <w:rPr>
                        <w:sz w:val="36"/>
                        <w:szCs w:val="36"/>
                        <w:shd w:fill="a4c2f4" w:val="clear"/>
                        <w:rtl w:val="0"/>
                        <w:rPrChange w:author="Ελισάβετ Λάγιου" w:id="1" w:date="2026-04-05T07:46:46Z">
                          <w:rPr>
                            <w:rFonts w:ascii="Calibri" w:cs="Calibri" w:eastAsia="Calibri" w:hAnsi="Calibri"/>
                            <w:sz w:val="36"/>
                            <w:szCs w:val="36"/>
                            <w:shd w:fill="a4c2f4" w:val="clear"/>
                          </w:rPr>
                        </w:rPrChange>
                      </w:rPr>
                      <w:t xml:space="preserve">ΑΝΤΙ DENKI</w:t>
                    </w:r>
                  </w:ins>
                </w:sdtContent>
              </w:sdt>
              <w:ins w:author="Ελισάβετ Λάγιου" w:id="0" w:date="2026-04-05T07:46:46Z"/>
            </w:sdtContent>
          </w:sdt>
        </w:p>
      </w:sdtContent>
    </w:sdt>
    <w:sdt>
      <w:sdtPr>
        <w:id w:val="2088825821"/>
        <w:tag w:val="goog_rdk_15"/>
      </w:sdtPr>
      <w:sdtContent>
        <w:p w:rsidR="00000000" w:rsidDel="00000000" w:rsidP="00000000" w:rsidRDefault="00000000" w:rsidRPr="00000000" w14:paraId="00000005">
          <w:pPr>
            <w:jc w:val="center"/>
            <w:rPr>
              <w:ins w:author="Ελισάβετ Λάγιου" w:id="0" w:date="2026-04-05T07:46:46Z"/>
              <w:sz w:val="36"/>
              <w:szCs w:val="36"/>
              <w:shd w:fill="a4c2f4" w:val="clear"/>
              <w:rPrChange w:author="Ελισάβετ Λάγιου" w:id="1" w:date="2026-04-05T07:46:46Z">
                <w:rPr>
                  <w:rFonts w:ascii="Calibri" w:cs="Calibri" w:eastAsia="Calibri" w:hAnsi="Calibri"/>
                  <w:sz w:val="36"/>
                  <w:szCs w:val="36"/>
                  <w:shd w:fill="a4c2f4" w:val="clear"/>
                </w:rPr>
              </w:rPrChange>
            </w:rPr>
          </w:pPr>
          <w:sdt>
            <w:sdtPr>
              <w:id w:val="-1875173362"/>
              <w:tag w:val="goog_rdk_13"/>
            </w:sdtPr>
            <w:sdtContent>
              <w:ins w:author="Ελισάβετ Λάγιου" w:id="0" w:date="2026-04-05T07:46:46Z"/>
              <w:sdt>
                <w:sdtPr>
                  <w:id w:val="1250722656"/>
                  <w:tag w:val="goog_rdk_14"/>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465611662"/>
        <w:tag w:val="goog_rdk_19"/>
      </w:sdtPr>
      <w:sdtContent>
        <w:p w:rsidR="00000000" w:rsidDel="00000000" w:rsidP="00000000" w:rsidRDefault="00000000" w:rsidRPr="00000000" w14:paraId="00000006">
          <w:pPr>
            <w:jc w:val="center"/>
            <w:rPr>
              <w:ins w:author="Ελισάβετ Λάγιου" w:id="0" w:date="2026-04-05T07:46:46Z"/>
              <w:sz w:val="36"/>
              <w:szCs w:val="36"/>
              <w:shd w:fill="a4c2f4" w:val="clear"/>
              <w:rPrChange w:author="Ελισάβετ Λάγιου" w:id="1" w:date="2026-04-05T07:46:46Z">
                <w:rPr>
                  <w:sz w:val="36"/>
                  <w:szCs w:val="36"/>
                  <w:shd w:fill="a4c2f4" w:val="clear"/>
                </w:rPr>
              </w:rPrChange>
            </w:rPr>
          </w:pPr>
          <w:sdt>
            <w:sdtPr>
              <w:id w:val="-1757130179"/>
              <w:tag w:val="goog_rdk_16"/>
            </w:sdtPr>
            <w:sdtContent>
              <w:ins w:author="Ελισάβετ Λάγιου" w:id="0" w:date="2026-04-05T07:46:46Z"/>
              <w:sdt>
                <w:sdtPr>
                  <w:id w:val="1504719934"/>
                  <w:tag w:val="goog_rdk_17"/>
                </w:sdtPr>
                <w:sdtContent>
                  <w:ins w:author="Ελισάβετ Λάγιου" w:id="0" w:date="2026-04-05T07:46:46Z">
                    <w:r w:rsidDel="00000000" w:rsidR="00000000" w:rsidRPr="00000000">
                      <w:rPr>
                        <w:sz w:val="36"/>
                        <w:szCs w:val="36"/>
                        <w:shd w:fill="a4c2f4" w:val="clear"/>
                        <w:rtl w:val="0"/>
                        <w:rPrChange w:author="Ελισάβετ Λάγιου" w:id="1" w:date="2026-04-05T07:46:46Z">
                          <w:rPr>
                            <w:rFonts w:ascii="Calibri" w:cs="Calibri" w:eastAsia="Calibri" w:hAnsi="Calibri"/>
                            <w:sz w:val="36"/>
                            <w:szCs w:val="36"/>
                            <w:shd w:fill="a4c2f4" w:val="clear"/>
                          </w:rPr>
                        </w:rPrChange>
                      </w:rPr>
                      <w:t xml:space="preserve">shRNA –</w:t>
                    </w:r>
                  </w:ins>
                </w:sdtContent>
              </w:sdt>
              <w:ins w:author="Ελισάβετ Λάγιου" w:id="0" w:date="2026-04-05T07:46:46Z">
                <w:sdt>
                  <w:sdtPr>
                    <w:id w:val="1193410994"/>
                    <w:tag w:val="goog_rdk_18"/>
                  </w:sdtPr>
                  <w:sdtContent>
                    <w:r w:rsidDel="00000000" w:rsidR="00000000" w:rsidRPr="00000000">
                      <w:rPr>
                        <w:sz w:val="36"/>
                        <w:szCs w:val="36"/>
                        <w:shd w:fill="a4c2f4" w:val="clear"/>
                        <w:rtl w:val="0"/>
                        <w:rPrChange w:author="Ελισάβετ Λάγιου" w:id="1" w:date="2026-04-05T07:46:46Z">
                          <w:rPr>
                            <w:sz w:val="36"/>
                            <w:szCs w:val="36"/>
                            <w:shd w:fill="a4c2f4" w:val="clear"/>
                          </w:rPr>
                        </w:rPrChange>
                      </w:rPr>
                      <w:t xml:space="preserve">γενετικό DENKI</w:t>
                    </w:r>
                  </w:sdtContent>
                </w:sdt>
              </w:ins>
            </w:sdtContent>
          </w:sdt>
        </w:p>
      </w:sdtContent>
    </w:sdt>
    <w:sdt>
      <w:sdtPr>
        <w:id w:val="-1052117007"/>
        <w:tag w:val="goog_rdk_22"/>
      </w:sdtPr>
      <w:sdtContent>
        <w:p w:rsidR="00000000" w:rsidDel="00000000" w:rsidP="00000000" w:rsidRDefault="00000000" w:rsidRPr="00000000" w14:paraId="00000007">
          <w:pPr>
            <w:spacing w:after="240" w:lineRule="auto"/>
            <w:ind w:left="0" w:firstLine="0"/>
            <w:rPr>
              <w:ins w:author="Ελισάβετ Λάγιου" w:id="0" w:date="2026-04-05T07:46:46Z"/>
              <w:rPrChange w:author="Ελισάβετ Λάγιου" w:id="1" w:date="2026-04-05T07:46:46Z">
                <w:rPr/>
              </w:rPrChange>
            </w:rPr>
          </w:pPr>
          <w:sdt>
            <w:sdtPr>
              <w:id w:val="-1591362914"/>
              <w:tag w:val="goog_rdk_20"/>
            </w:sdtPr>
            <w:sdtContent>
              <w:ins w:author="Ελισάβετ Λάγιου" w:id="0" w:date="2026-04-05T07:46:46Z"/>
              <w:sdt>
                <w:sdtPr>
                  <w:id w:val="35711281"/>
                  <w:tag w:val="goog_rdk_21"/>
                </w:sdtPr>
                <w:sdtContent>
                  <w:ins w:author="Ελισάβετ Λάγιου" w:id="0" w:date="2026-04-05T07:46:46Z">
                    <w:r w:rsidDel="00000000" w:rsidR="00000000" w:rsidRPr="00000000">
                      <w:rPr>
                        <w:rtl w:val="0"/>
                        <w:rPrChange w:author="Ελισάβετ Λάγιου" w:id="1" w:date="2026-04-05T07:46:46Z">
                          <w:rPr/>
                        </w:rPrChange>
                      </w:rPr>
                      <w:t xml:space="preserve">                                            μπλοκάρεις τα ένζυμα από τη ρίζα (mRNA)</w:t>
                    </w:r>
                  </w:ins>
                </w:sdtContent>
              </w:sdt>
              <w:ins w:author="Ελισάβετ Λάγιου" w:id="0" w:date="2026-04-05T07:46:46Z"/>
            </w:sdtContent>
          </w:sdt>
        </w:p>
      </w:sdtContent>
    </w:sdt>
    <w:sdt>
      <w:sdtPr>
        <w:id w:val="-1131363722"/>
        <w:tag w:val="goog_rdk_25"/>
      </w:sdtPr>
      <w:sdtContent>
        <w:p w:rsidR="00000000" w:rsidDel="00000000" w:rsidP="00000000" w:rsidRDefault="00000000" w:rsidRPr="00000000" w14:paraId="00000008">
          <w:pPr>
            <w:jc w:val="center"/>
            <w:rPr>
              <w:ins w:author="Ελισάβετ Λάγιου" w:id="0" w:date="2026-04-05T07:46:46Z"/>
              <w:rPrChange w:author="Ελισάβετ Λάγιου" w:id="1" w:date="2026-04-05T07:46:46Z">
                <w:rPr>
                  <w:rFonts w:ascii="Calibri" w:cs="Calibri" w:eastAsia="Calibri" w:hAnsi="Calibri"/>
                </w:rPr>
              </w:rPrChange>
            </w:rPr>
          </w:pPr>
          <w:sdt>
            <w:sdtPr>
              <w:id w:val="244220519"/>
              <w:tag w:val="goog_rdk_23"/>
            </w:sdtPr>
            <w:sdtContent>
              <w:ins w:author="Ελισάβετ Λάγιου" w:id="0" w:date="2026-04-05T07:46:46Z"/>
              <w:sdt>
                <w:sdtPr>
                  <w:id w:val="1938434051"/>
                  <w:tag w:val="goog_rdk_24"/>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1181009142"/>
        <w:tag w:val="goog_rdk_28"/>
      </w:sdtPr>
      <w:sdtContent>
        <w:p w:rsidR="00000000" w:rsidDel="00000000" w:rsidP="00000000" w:rsidRDefault="00000000" w:rsidRPr="00000000" w14:paraId="00000009">
          <w:pPr>
            <w:pStyle w:val="Heading1"/>
            <w:keepNext w:val="0"/>
            <w:keepLines w:val="0"/>
            <w:rPr>
              <w:ins w:author="Ελισάβετ Λάγιου" w:id="0" w:date="2026-04-05T07:46:46Z"/>
              <w:sz w:val="24"/>
              <w:szCs w:val="24"/>
              <w:rPrChange w:author="Ελισάβετ Λάγιου" w:id="1" w:date="2026-04-05T07:46:46Z">
                <w:rPr>
                  <w:sz w:val="24"/>
                  <w:szCs w:val="24"/>
                </w:rPr>
              </w:rPrChange>
            </w:rPr>
          </w:pPr>
          <w:sdt>
            <w:sdtPr>
              <w:id w:val="216106519"/>
              <w:tag w:val="goog_rdk_26"/>
            </w:sdtPr>
            <w:sdtContent>
              <w:ins w:author="Ελισάβετ Λάγιου" w:id="0" w:date="2026-04-05T07:46:46Z"/>
              <w:sdt>
                <w:sdtPr>
                  <w:id w:val="-721962348"/>
                  <w:tag w:val="goog_rdk_27"/>
                </w:sdtPr>
                <w:sdtContent>
                  <w:ins w:author="Ελισάβετ Λάγιου" w:id="0" w:date="2026-04-05T07:46:46Z">
                    <w:r w:rsidDel="00000000" w:rsidR="00000000" w:rsidRPr="00000000">
                      <w:rPr>
                        <w:sz w:val="24"/>
                        <w:szCs w:val="24"/>
                        <w:rtl w:val="0"/>
                        <w:rPrChange w:author="Ελισάβετ Λάγιου" w:id="1" w:date="2026-04-05T07:46:46Z">
                          <w:rPr>
                            <w:sz w:val="24"/>
                            <w:szCs w:val="24"/>
                          </w:rPr>
                        </w:rPrChange>
                      </w:rPr>
                      <w:t xml:space="preserve">Τι είναι το shRNA</w:t>
                    </w:r>
                  </w:ins>
                </w:sdtContent>
              </w:sdt>
              <w:ins w:author="Ελισάβετ Λάγιου" w:id="0" w:date="2026-04-05T07:46:46Z">
                <w:bookmarkStart w:colFirst="0" w:colLast="0" w:name="_heading=h.q8it8ceq7lcy" w:id="0"/>
                <w:bookmarkEnd w:id="0"/>
              </w:ins>
            </w:sdtContent>
          </w:sdt>
        </w:p>
      </w:sdtContent>
    </w:sdt>
    <w:sdt>
      <w:sdtPr>
        <w:id w:val="-1784413647"/>
        <w:tag w:val="goog_rdk_33"/>
      </w:sdtPr>
      <w:sdtContent>
        <w:p w:rsidR="00000000" w:rsidDel="00000000" w:rsidP="00000000" w:rsidRDefault="00000000" w:rsidRPr="00000000" w14:paraId="0000000A">
          <w:pPr>
            <w:spacing w:after="240" w:before="240" w:lineRule="auto"/>
            <w:rPr>
              <w:ins w:author="Ελισάβετ Λάγιου" w:id="0" w:date="2026-04-05T07:46:46Z"/>
              <w:rPrChange w:author="Ελισάβετ Λάγιου" w:id="1" w:date="2026-04-05T07:46:46Z">
                <w:rPr/>
              </w:rPrChange>
            </w:rPr>
          </w:pPr>
          <w:sdt>
            <w:sdtPr>
              <w:id w:val="1999742051"/>
              <w:tag w:val="goog_rdk_29"/>
            </w:sdtPr>
            <w:sdtContent>
              <w:ins w:author="Ελισάβετ Λάγιου" w:id="0" w:date="2026-04-05T07:46:46Z"/>
              <w:sdt>
                <w:sdtPr>
                  <w:id w:val="97427422"/>
                  <w:tag w:val="goog_rdk_30"/>
                </w:sdtPr>
                <w:sdtContent>
                  <w:ins w:author="Ελισάβετ Λάγιου" w:id="0" w:date="2026-04-05T07:46:46Z">
                    <w:r w:rsidDel="00000000" w:rsidR="00000000" w:rsidRPr="00000000">
                      <w:rPr>
                        <w:rtl w:val="0"/>
                        <w:rPrChange w:author="Ελισάβετ Λάγιου" w:id="1" w:date="2026-04-05T07:46:46Z">
                          <w:rPr/>
                        </w:rPrChange>
                      </w:rPr>
                      <w:t xml:space="preserve">Το </w:t>
                    </w:r>
                  </w:ins>
                </w:sdtContent>
              </w:sdt>
              <w:ins w:author="Ελισάβετ Λάγιου" w:id="0" w:date="2026-04-05T07:46:46Z">
                <w:sdt>
                  <w:sdtPr>
                    <w:id w:val="109838975"/>
                    <w:tag w:val="goog_rdk_31"/>
                  </w:sdtPr>
                  <w:sdtContent>
                    <w:r w:rsidDel="00000000" w:rsidR="00000000" w:rsidRPr="00000000">
                      <w:rPr>
                        <w:b w:val="1"/>
                        <w:bCs w:val="1"/>
                        <w:rtl w:val="0"/>
                        <w:rPrChange w:author="Ελισάβετ Λάγιου" w:id="1" w:date="2026-04-05T07:46:46Z">
                          <w:rPr>
                            <w:b w:val="1"/>
                            <w:bCs w:val="1"/>
                          </w:rPr>
                        </w:rPrChange>
                      </w:rPr>
                      <w:t xml:space="preserve">short hairpin RNA (shRNA)</w:t>
                    </w:r>
                  </w:sdtContent>
                </w:sdt>
                <w:sdt>
                  <w:sdtPr>
                    <w:id w:val="619488920"/>
                    <w:tag w:val="goog_rdk_32"/>
                  </w:sdtPr>
                  <w:sdtContent>
                    <w:r w:rsidDel="00000000" w:rsidR="00000000" w:rsidRPr="00000000">
                      <w:rPr>
                        <w:rtl w:val="0"/>
                        <w:rPrChange w:author="Ελισάβετ Λάγιου" w:id="1" w:date="2026-04-05T07:46:46Z">
                          <w:rPr/>
                        </w:rPrChange>
                      </w:rPr>
                      <w:t xml:space="preserve"> είναι ένα μικρό RNA που:</w:t>
                    </w:r>
                  </w:sdtContent>
                </w:sdt>
              </w:ins>
            </w:sdtContent>
          </w:sdt>
        </w:p>
      </w:sdtContent>
    </w:sdt>
    <w:sdt>
      <w:sdtPr>
        <w:id w:val="202304558"/>
        <w:tag w:val="goog_rdk_38"/>
      </w:sdtPr>
      <w:sdtContent>
        <w:p w:rsidR="00000000" w:rsidDel="00000000" w:rsidP="00000000" w:rsidRDefault="00000000" w:rsidRPr="00000000" w14:paraId="0000000B">
          <w:pPr>
            <w:spacing w:after="240" w:before="240" w:lineRule="auto"/>
            <w:rPr>
              <w:ins w:author="Ελισάβετ Λάγιου" w:id="0" w:date="2026-04-05T07:46:46Z"/>
              <w:rPrChange w:author="Ελισάβετ Λάγιου" w:id="1" w:date="2026-04-05T07:46:46Z">
                <w:rPr/>
              </w:rPrChange>
            </w:rPr>
          </w:pPr>
          <w:sdt>
            <w:sdtPr>
              <w:id w:val="874913447"/>
              <w:tag w:val="goog_rdk_34"/>
            </w:sdtPr>
            <w:sdtContent>
              <w:ins w:author="Ελισάβετ Λάγιου" w:id="0" w:date="2026-04-05T07:46:46Z"/>
              <w:sdt>
                <w:sdtPr>
                  <w:id w:val="61278778"/>
                  <w:tag w:val="goog_rdk_35"/>
                </w:sdtPr>
                <w:sdtContent>
                  <w:ins w:author="Ελισάβετ Λάγιου" w:id="0" w:date="2026-04-05T07:46:46Z">
                    <w:r w:rsidDel="00000000" w:rsidR="00000000" w:rsidRPr="00000000">
                      <w:rPr>
                        <w:rtl w:val="0"/>
                        <w:rPrChange w:author="Ελισάβετ Λάγιου" w:id="1" w:date="2026-04-05T07:46:46Z">
                          <w:rPr/>
                        </w:rPrChange>
                      </w:rPr>
                      <w:t xml:space="preserve"> εκφράζεται από το πλασμίδιο</w:t>
                      <w:br w:type="textWrapping"/>
                      <w:t xml:space="preserve">  και προκαλεί </w:t>
                    </w:r>
                  </w:ins>
                </w:sdtContent>
              </w:sdt>
              <w:ins w:author="Ελισάβετ Λάγιου" w:id="0" w:date="2026-04-05T07:46:46Z">
                <w:sdt>
                  <w:sdtPr>
                    <w:id w:val="975614918"/>
                    <w:tag w:val="goog_rdk_36"/>
                  </w:sdtPr>
                  <w:sdtContent>
                    <w:r w:rsidDel="00000000" w:rsidR="00000000" w:rsidRPr="00000000">
                      <w:rPr>
                        <w:b w:val="1"/>
                        <w:bCs w:val="1"/>
                        <w:rtl w:val="0"/>
                        <w:rPrChange w:author="Ελισάβετ Λάγιου" w:id="1" w:date="2026-04-05T07:46:46Z">
                          <w:rPr>
                            <w:b w:val="1"/>
                            <w:bCs w:val="1"/>
                          </w:rPr>
                        </w:rPrChange>
                      </w:rPr>
                      <w:t xml:space="preserve">gene silencing</w:t>
                    </w:r>
                  </w:sdtContent>
                </w:sdt>
                <w:sdt>
                  <w:sdtPr>
                    <w:id w:val="-21976045"/>
                    <w:tag w:val="goog_rdk_37"/>
                  </w:sdtPr>
                  <w:sdtContent>
                    <w:r w:rsidDel="00000000" w:rsidR="00000000" w:rsidRPr="00000000">
                      <w:rPr>
                        <w:rtl w:val="0"/>
                        <w:rPrChange w:author="Ελισάβετ Λάγιου" w:id="1" w:date="2026-04-05T07:46:46Z">
                          <w:rPr/>
                        </w:rPrChange>
                      </w:rPr>
                      <w:t xml:space="preserve"> (σίγαση γονιδίου)</w:t>
                    </w:r>
                  </w:sdtContent>
                </w:sdt>
              </w:ins>
            </w:sdtContent>
          </w:sdt>
        </w:p>
      </w:sdtContent>
    </w:sdt>
    <w:sdt>
      <w:sdtPr>
        <w:id w:val="-771927671"/>
        <w:tag w:val="goog_rdk_41"/>
      </w:sdtPr>
      <w:sdtContent>
        <w:p w:rsidR="00000000" w:rsidDel="00000000" w:rsidP="00000000" w:rsidRDefault="00000000" w:rsidRPr="00000000" w14:paraId="0000000C">
          <w:pPr>
            <w:spacing w:after="240" w:before="240" w:lineRule="auto"/>
            <w:rPr>
              <w:ins w:author="Ελισάβετ Λάγιου" w:id="0" w:date="2026-04-05T07:46:46Z"/>
              <w:rPrChange w:author="Ελισάβετ Λάγιου" w:id="1" w:date="2026-04-05T07:46:46Z">
                <w:rPr/>
              </w:rPrChange>
            </w:rPr>
          </w:pPr>
          <w:sdt>
            <w:sdtPr>
              <w:id w:val="606016889"/>
              <w:tag w:val="goog_rdk_39"/>
            </w:sdtPr>
            <w:sdtContent>
              <w:ins w:author="Ελισάβετ Λάγιου" w:id="0" w:date="2026-04-05T07:46:46Z"/>
              <w:sdt>
                <w:sdtPr>
                  <w:id w:val="-2050174857"/>
                  <w:tag w:val="goog_rdk_40"/>
                </w:sdtPr>
                <w:sdtContent>
                  <w:ins w:author="Ελισάβετ Λάγιου" w:id="0" w:date="2026-04-05T07:46:46Z">
                    <w:r w:rsidDel="00000000" w:rsidR="00000000" w:rsidRPr="00000000">
                      <w:rPr>
                        <w:rtl w:val="0"/>
                        <w:rPrChange w:author="Ελισάβετ Λάγιου" w:id="1" w:date="2026-04-05T07:46:46Z">
                          <w:rPr/>
                        </w:rPrChange>
                      </w:rPr>
                      <w:t xml:space="preserve">Μειώνουμε τα ένζυμα που διασπούν την ενκεφαλίνη:</w:t>
                    </w:r>
                  </w:ins>
                </w:sdtContent>
              </w:sdt>
              <w:ins w:author="Ελισάβετ Λάγιου" w:id="0" w:date="2026-04-05T07:46:46Z"/>
            </w:sdtContent>
          </w:sdt>
        </w:p>
      </w:sdtContent>
    </w:sdt>
    <w:sdt>
      <w:sdtPr>
        <w:id w:val="807552934"/>
        <w:tag w:val="goog_rdk_44"/>
      </w:sdtPr>
      <w:sdtContent>
        <w:p w:rsidR="00000000" w:rsidDel="00000000" w:rsidP="00000000" w:rsidRDefault="00000000" w:rsidRPr="00000000" w14:paraId="0000000D">
          <w:pPr>
            <w:spacing w:after="240" w:before="240" w:lineRule="auto"/>
            <w:rPr>
              <w:ins w:author="Ελισάβετ Λάγιου" w:id="0" w:date="2026-04-05T07:46:46Z"/>
              <w:rPrChange w:author="Ελισάβετ Λάγιου" w:id="1" w:date="2026-04-05T07:46:46Z">
                <w:rPr/>
              </w:rPrChange>
            </w:rPr>
          </w:pPr>
          <w:sdt>
            <w:sdtPr>
              <w:id w:val="1220068874"/>
              <w:tag w:val="goog_rdk_42"/>
            </w:sdtPr>
            <w:sdtContent>
              <w:ins w:author="Ελισάβετ Λάγιου" w:id="0" w:date="2026-04-05T07:46:46Z"/>
              <w:sdt>
                <w:sdtPr>
                  <w:id w:val="-1431429562"/>
                  <w:tag w:val="goog_rdk_43"/>
                </w:sdtPr>
                <w:sdtContent>
                  <w:ins w:author="Ελισάβετ Λάγιου" w:id="0" w:date="2026-04-05T07:46:46Z">
                    <w:r w:rsidDel="00000000" w:rsidR="00000000" w:rsidRPr="00000000">
                      <w:rPr>
                        <w:rtl w:val="0"/>
                        <w:rPrChange w:author="Ελισάβετ Λάγιου" w:id="1" w:date="2026-04-05T07:46:46Z">
                          <w:rPr/>
                        </w:rPrChange>
                      </w:rPr>
                      <w:t xml:space="preserve">Neprilysin, Aminopeptidase N</w:t>
                    </w:r>
                  </w:ins>
                </w:sdtContent>
              </w:sdt>
              <w:ins w:author="Ελισάβετ Λάγιου" w:id="0" w:date="2026-04-05T07:46:46Z"/>
            </w:sdtContent>
          </w:sdt>
        </w:p>
      </w:sdtContent>
    </w:sdt>
    <w:sdt>
      <w:sdtPr>
        <w:id w:val="573517643"/>
        <w:tag w:val="goog_rdk_47"/>
      </w:sdtPr>
      <w:sdtContent>
        <w:p w:rsidR="00000000" w:rsidDel="00000000" w:rsidP="00000000" w:rsidRDefault="00000000" w:rsidRPr="00000000" w14:paraId="0000000E">
          <w:pPr>
            <w:spacing w:after="240" w:before="240" w:lineRule="auto"/>
            <w:rPr>
              <w:ins w:author="Ελισάβετ Λάγιου" w:id="0" w:date="2026-04-05T07:46:46Z"/>
              <w:rPrChange w:author="Ελισάβετ Λάγιου" w:id="1" w:date="2026-04-05T07:46:46Z">
                <w:rPr/>
              </w:rPrChange>
            </w:rPr>
          </w:pPr>
          <w:sdt>
            <w:sdtPr>
              <w:id w:val="-524265665"/>
              <w:tag w:val="goog_rdk_45"/>
            </w:sdtPr>
            <w:sdtContent>
              <w:ins w:author="Ελισάβετ Λάγιου" w:id="0" w:date="2026-04-05T07:46:46Z"/>
              <w:sdt>
                <w:sdtPr>
                  <w:id w:val="-262001959"/>
                  <w:tag w:val="goog_rdk_46"/>
                </w:sdtPr>
                <w:sdtContent>
                  <w:ins w:author="Ελισάβετ Λάγιου" w:id="0" w:date="2026-04-05T07:46:46Z">
                    <w:r w:rsidDel="00000000" w:rsidR="00000000" w:rsidRPr="00000000">
                      <w:rPr>
                        <w:rtl w:val="0"/>
                        <w:rPrChange w:author="Ελισάβετ Λάγιου" w:id="1" w:date="2026-04-05T07:46:46Z">
                          <w:rPr/>
                        </w:rPrChange>
                      </w:rPr>
                      <w:t xml:space="preserve">λιγότερη αποδόμηση → περισσότερη ενκεφαλίνη → περισσότερη αναλγησία</w:t>
                    </w:r>
                  </w:ins>
                </w:sdtContent>
              </w:sdt>
              <w:ins w:author="Ελισάβετ Λάγιου" w:id="0" w:date="2026-04-05T07:46:46Z"/>
            </w:sdtContent>
          </w:sdt>
        </w:p>
      </w:sdtContent>
    </w:sdt>
    <w:sdt>
      <w:sdtPr>
        <w:id w:val="59531029"/>
        <w:tag w:val="goog_rdk_50"/>
      </w:sdtPr>
      <w:sdtContent>
        <w:p w:rsidR="00000000" w:rsidDel="00000000" w:rsidP="00000000" w:rsidRDefault="00000000" w:rsidRPr="00000000" w14:paraId="0000000F">
          <w:pPr>
            <w:spacing w:after="240" w:before="240" w:lineRule="auto"/>
            <w:rPr>
              <w:ins w:author="Ελισάβετ Λάγιου" w:id="0" w:date="2026-04-05T07:46:46Z"/>
              <w:rPrChange w:author="Ελισάβετ Λάγιου" w:id="1" w:date="2026-04-05T07:46:46Z">
                <w:rPr/>
              </w:rPrChange>
            </w:rPr>
          </w:pPr>
          <w:sdt>
            <w:sdtPr>
              <w:id w:val="-479839466"/>
              <w:tag w:val="goog_rdk_48"/>
            </w:sdtPr>
            <w:sdtContent>
              <w:ins w:author="Ελισάβετ Λάγιου" w:id="0" w:date="2026-04-05T07:46:46Z"/>
              <w:sdt>
                <w:sdtPr>
                  <w:id w:val="188687610"/>
                  <w:tag w:val="goog_rdk_49"/>
                </w:sdtPr>
                <w:sdtContent>
                  <w:ins w:author="Ελισάβετ Λάγιου" w:id="0" w:date="2026-04-05T07:46:46Z">
                    <w:r w:rsidDel="00000000" w:rsidR="00000000" w:rsidRPr="00000000">
                      <w:rPr>
                        <w:rtl w:val="0"/>
                        <w:rPrChange w:author="Ελισάβετ Λάγιου" w:id="1" w:date="2026-04-05T07:46:46Z">
                          <w:rPr/>
                        </w:rPrChange>
                      </w:rPr>
                      <w:t xml:space="preserve">Το ένζυμο Dicer κόβει το shRNA</w:t>
                    </w:r>
                  </w:ins>
                </w:sdtContent>
              </w:sdt>
              <w:ins w:author="Ελισάβετ Λάγιου" w:id="0" w:date="2026-04-05T07:46:46Z"/>
            </w:sdtContent>
          </w:sdt>
        </w:p>
      </w:sdtContent>
    </w:sdt>
    <w:sdt>
      <w:sdtPr>
        <w:id w:val="-431354192"/>
        <w:tag w:val="goog_rdk_54"/>
      </w:sdtPr>
      <w:sdtContent>
        <w:p w:rsidR="00000000" w:rsidDel="00000000" w:rsidP="00000000" w:rsidRDefault="00000000" w:rsidRPr="00000000" w14:paraId="00000010">
          <w:pPr>
            <w:spacing w:after="240" w:before="240" w:lineRule="auto"/>
            <w:rPr>
              <w:ins w:author="Ελισάβετ Λάγιου" w:id="0" w:date="2026-04-05T07:46:46Z"/>
              <w:b w:val="1"/>
              <w:bCs w:val="1"/>
              <w:rPrChange w:author="Ελισάβετ Λάγιου" w:id="1" w:date="2026-04-05T07:46:46Z">
                <w:rPr>
                  <w:b w:val="1"/>
                  <w:bCs w:val="1"/>
                </w:rPr>
              </w:rPrChange>
            </w:rPr>
          </w:pPr>
          <w:sdt>
            <w:sdtPr>
              <w:id w:val="1189988627"/>
              <w:tag w:val="goog_rdk_51"/>
            </w:sdtPr>
            <w:sdtContent>
              <w:ins w:author="Ελισάβετ Λάγιου" w:id="0" w:date="2026-04-05T07:46:46Z"/>
              <w:sdt>
                <w:sdtPr>
                  <w:id w:val="784653502"/>
                  <w:tag w:val="goog_rdk_52"/>
                </w:sdtPr>
                <w:sdtContent>
                  <w:ins w:author="Ελισάβετ Λάγιου" w:id="0" w:date="2026-04-05T07:46:46Z">
                    <w:r w:rsidDel="00000000" w:rsidR="00000000" w:rsidRPr="00000000">
                      <w:rPr>
                        <w:rtl w:val="0"/>
                        <w:rPrChange w:author="Ελισάβετ Λάγιου" w:id="1" w:date="2026-04-05T07:46:46Z">
                          <w:rPr/>
                        </w:rPrChange>
                      </w:rPr>
                      <w:t xml:space="preserve"> γίνεται </w:t>
                    </w:r>
                  </w:ins>
                </w:sdtContent>
              </w:sdt>
              <w:ins w:author="Ελισάβετ Λάγιου" w:id="0" w:date="2026-04-05T07:46:46Z">
                <w:sdt>
                  <w:sdtPr>
                    <w:id w:val="412926716"/>
                    <w:tag w:val="goog_rdk_53"/>
                  </w:sdtPr>
                  <w:sdtContent>
                    <w:r w:rsidDel="00000000" w:rsidR="00000000" w:rsidRPr="00000000">
                      <w:rPr>
                        <w:b w:val="1"/>
                        <w:bCs w:val="1"/>
                        <w:rtl w:val="0"/>
                        <w:rPrChange w:author="Ελισάβετ Λάγιου" w:id="1" w:date="2026-04-05T07:46:46Z">
                          <w:rPr>
                            <w:b w:val="1"/>
                            <w:bCs w:val="1"/>
                          </w:rPr>
                        </w:rPrChange>
                      </w:rPr>
                      <w:t xml:space="preserve">siRNA</w:t>
                    </w:r>
                  </w:sdtContent>
                </w:sdt>
              </w:ins>
            </w:sdtContent>
          </w:sdt>
        </w:p>
      </w:sdtContent>
    </w:sdt>
    <w:sdt>
      <w:sdtPr>
        <w:id w:val="1838314079"/>
        <w:tag w:val="goog_rdk_57"/>
      </w:sdtPr>
      <w:sdtContent>
        <w:p w:rsidR="00000000" w:rsidDel="00000000" w:rsidP="00000000" w:rsidRDefault="00000000" w:rsidRPr="00000000" w14:paraId="00000011">
          <w:pPr>
            <w:numPr>
              <w:ilvl w:val="0"/>
              <w:numId w:val="7"/>
            </w:numPr>
            <w:spacing w:after="240" w:lineRule="auto"/>
            <w:ind w:left="720" w:hanging="360"/>
            <w:rPr>
              <w:ins w:author="Ελισάβετ Λάγιου" w:id="0" w:date="2026-04-05T07:46:46Z"/>
              <w:b w:val="1"/>
              <w:bCs w:val="1"/>
            </w:rPr>
          </w:pPr>
          <w:sdt>
            <w:sdtPr>
              <w:id w:val="1260919493"/>
              <w:tag w:val="goog_rdk_55"/>
            </w:sdtPr>
            <w:sdtContent>
              <w:ins w:author="Ελισάβετ Λάγιου" w:id="0" w:date="2026-04-05T07:46:46Z"/>
              <w:sdt>
                <w:sdtPr>
                  <w:id w:val="-1610486902"/>
                  <w:tag w:val="goog_rdk_56"/>
                </w:sdtPr>
                <w:sdtContent>
                  <w:ins w:author="Ελισάβετ Λάγιου" w:id="0" w:date="2026-04-05T07:46:46Z">
                    <w:r w:rsidDel="00000000" w:rsidR="00000000" w:rsidRPr="00000000">
                      <w:rPr>
                        <w:b w:val="1"/>
                        <w:bCs w:val="1"/>
                        <w:rtl w:val="0"/>
                        <w:rPrChange w:author="Ελισάβετ Λάγιου" w:id="1" w:date="2026-04-05T07:46:46Z">
                          <w:rPr>
                            <w:b w:val="1"/>
                            <w:bCs w:val="1"/>
                          </w:rPr>
                        </w:rPrChange>
                      </w:rPr>
                      <w:t xml:space="preserve">Το siRNA βρίσκει το mRNA του στόχου</w:t>
                      <w:br w:type="textWrapping"/>
                      <w:t xml:space="preserve">  π.χ. Neprilysin mRNA</w:t>
                    </w:r>
                  </w:ins>
                </w:sdtContent>
              </w:sdt>
              <w:ins w:author="Ελισάβετ Λάγιου" w:id="0" w:date="2026-04-05T07:46:46Z"/>
            </w:sdtContent>
          </w:sdt>
        </w:p>
      </w:sdtContent>
    </w:sdt>
    <w:sdt>
      <w:sdtPr>
        <w:id w:val="1115236122"/>
        <w:tag w:val="goog_rdk_60"/>
      </w:sdtPr>
      <w:sdtContent>
        <w:p w:rsidR="00000000" w:rsidDel="00000000" w:rsidP="00000000" w:rsidRDefault="00000000" w:rsidRPr="00000000" w14:paraId="00000012">
          <w:pPr>
            <w:pStyle w:val="Heading2"/>
            <w:keepNext w:val="0"/>
            <w:keepLines w:val="0"/>
            <w:rPr>
              <w:ins w:author="Ελισάβετ Λάγιου" w:id="0" w:date="2026-04-05T07:46:46Z"/>
              <w:sz w:val="34"/>
              <w:szCs w:val="34"/>
              <w:rPrChange w:author="Ελισάβετ Λάγιου" w:id="1" w:date="2026-04-05T07:46:46Z">
                <w:rPr>
                  <w:sz w:val="34"/>
                  <w:szCs w:val="34"/>
                </w:rPr>
              </w:rPrChange>
            </w:rPr>
          </w:pPr>
          <w:sdt>
            <w:sdtPr>
              <w:id w:val="-2021505575"/>
              <w:tag w:val="goog_rdk_58"/>
            </w:sdtPr>
            <w:sdtContent>
              <w:ins w:author="Ελισάβετ Λάγιου" w:id="0" w:date="2026-04-05T07:46:46Z"/>
              <w:sdt>
                <w:sdtPr>
                  <w:id w:val="-710327495"/>
                  <w:tag w:val="goog_rdk_59"/>
                </w:sdtPr>
                <w:sdtContent>
                  <w:ins w:author="Ελισάβετ Λάγιου" w:id="0" w:date="2026-04-05T07:46:46Z">
                    <w:r w:rsidDel="00000000" w:rsidR="00000000" w:rsidRPr="00000000">
                      <w:rPr>
                        <w:sz w:val="34"/>
                        <w:szCs w:val="34"/>
                        <w:rtl w:val="0"/>
                        <w:rPrChange w:author="Ελισάβετ Λάγιου" w:id="1" w:date="2026-04-05T07:46:46Z">
                          <w:rPr>
                            <w:sz w:val="34"/>
                            <w:szCs w:val="34"/>
                          </w:rPr>
                        </w:rPrChange>
                      </w:rPr>
                      <w:t xml:space="preserve"> Καταστροφή mRNA</w:t>
                    </w:r>
                  </w:ins>
                </w:sdtContent>
              </w:sdt>
              <w:ins w:author="Ελισάβετ Λάγιου" w:id="0" w:date="2026-04-05T07:46:46Z">
                <w:bookmarkStart w:colFirst="0" w:colLast="0" w:name="_heading=h.69lcdy3hpiwq" w:id="1"/>
                <w:bookmarkEnd w:id="1"/>
              </w:ins>
            </w:sdtContent>
          </w:sdt>
        </w:p>
      </w:sdtContent>
    </w:sdt>
    <w:sdt>
      <w:sdtPr>
        <w:id w:val="422407572"/>
        <w:tag w:val="goog_rdk_63"/>
      </w:sdtPr>
      <w:sdtContent>
        <w:p w:rsidR="00000000" w:rsidDel="00000000" w:rsidP="00000000" w:rsidRDefault="00000000" w:rsidRPr="00000000" w14:paraId="00000013">
          <w:pPr>
            <w:spacing w:after="240" w:before="240" w:lineRule="auto"/>
            <w:rPr>
              <w:ins w:author="Ελισάβετ Λάγιου" w:id="0" w:date="2026-04-05T07:46:46Z"/>
              <w:b w:val="1"/>
              <w:bCs w:val="1"/>
              <w:rPrChange w:author="Ελισάβετ Λάγιου" w:id="1" w:date="2026-04-05T07:46:46Z">
                <w:rPr>
                  <w:b w:val="1"/>
                  <w:bCs w:val="1"/>
                </w:rPr>
              </w:rPrChange>
            </w:rPr>
          </w:pPr>
          <w:sdt>
            <w:sdtPr>
              <w:id w:val="719280481"/>
              <w:tag w:val="goog_rdk_61"/>
            </w:sdtPr>
            <w:sdtContent>
              <w:ins w:author="Ελισάβετ Λάγιου" w:id="0" w:date="2026-04-05T07:46:46Z"/>
              <w:sdt>
                <w:sdtPr>
                  <w:id w:val="-1096050193"/>
                  <w:tag w:val="goog_rdk_62"/>
                </w:sdtPr>
                <w:sdtContent>
                  <w:ins w:author="Ελισάβετ Λάγιου" w:id="0" w:date="2026-04-05T07:46:46Z">
                    <w:r w:rsidDel="00000000" w:rsidR="00000000" w:rsidRPr="00000000">
                      <w:rPr>
                        <w:b w:val="1"/>
                        <w:bCs w:val="1"/>
                        <w:rtl w:val="0"/>
                        <w:rPrChange w:author="Ελισάβετ Λάγιου" w:id="1" w:date="2026-04-05T07:46:46Z">
                          <w:rPr>
                            <w:b w:val="1"/>
                            <w:bCs w:val="1"/>
                          </w:rPr>
                        </w:rPrChange>
                      </w:rPr>
                      <w:t xml:space="preserve"> Το RISC κόβει το mRNA</w:t>
                      <w:br w:type="textWrapping"/>
                      <w:t xml:space="preserve">  δεν παράγεται πρωτεΐνη</w:t>
                    </w:r>
                  </w:ins>
                </w:sdtContent>
              </w:sdt>
              <w:ins w:author="Ελισάβετ Λάγιου" w:id="0" w:date="2026-04-05T07:46:46Z"/>
            </w:sdtContent>
          </w:sdt>
        </w:p>
      </w:sdtContent>
    </w:sdt>
    <w:sdt>
      <w:sdtPr>
        <w:id w:val="-917264666"/>
        <w:tag w:val="goog_rdk_66"/>
      </w:sdtPr>
      <w:sdtContent>
        <w:p w:rsidR="00000000" w:rsidDel="00000000" w:rsidP="00000000" w:rsidRDefault="00000000" w:rsidRPr="00000000" w14:paraId="00000014">
          <w:pPr>
            <w:spacing w:after="240" w:lineRule="auto"/>
            <w:rPr>
              <w:ins w:author="Ελισάβετ Λάγιου" w:id="0" w:date="2026-04-05T07:46:46Z"/>
              <w:b w:val="1"/>
              <w:bCs w:val="1"/>
              <w:rPrChange w:author="Ελισάβετ Λάγιου" w:id="1" w:date="2026-04-05T07:46:46Z">
                <w:rPr>
                  <w:b w:val="1"/>
                  <w:bCs w:val="1"/>
                </w:rPr>
              </w:rPrChange>
            </w:rPr>
          </w:pPr>
          <w:sdt>
            <w:sdtPr>
              <w:id w:val="1940139034"/>
              <w:tag w:val="goog_rdk_64"/>
            </w:sdtPr>
            <w:sdtContent>
              <w:ins w:author="Ελισάβετ Λάγιου" w:id="0" w:date="2026-04-05T07:46:46Z"/>
              <w:sdt>
                <w:sdtPr>
                  <w:id w:val="-1683685970"/>
                  <w:tag w:val="goog_rdk_65"/>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33372114"/>
        <w:tag w:val="goog_rdk_69"/>
      </w:sdtPr>
      <w:sdtContent>
        <w:p w:rsidR="00000000" w:rsidDel="00000000" w:rsidP="00000000" w:rsidRDefault="00000000" w:rsidRPr="00000000" w14:paraId="00000015">
          <w:pPr>
            <w:spacing w:after="240" w:lineRule="auto"/>
            <w:rPr>
              <w:ins w:author="Ελισάβετ Λάγιου" w:id="0" w:date="2026-04-05T07:46:46Z"/>
              <w:b w:val="1"/>
              <w:bCs w:val="1"/>
              <w:rPrChange w:author="Ελισάβετ Λάγιου" w:id="1" w:date="2026-04-05T07:46:46Z">
                <w:rPr>
                  <w:b w:val="1"/>
                  <w:bCs w:val="1"/>
                </w:rPr>
              </w:rPrChange>
            </w:rPr>
          </w:pPr>
          <w:sdt>
            <w:sdtPr>
              <w:id w:val="-1845033352"/>
              <w:tag w:val="goog_rdk_67"/>
            </w:sdtPr>
            <w:sdtContent>
              <w:ins w:author="Ελισάβετ Λάγιου" w:id="0" w:date="2026-04-05T07:46:46Z"/>
              <w:sdt>
                <w:sdtPr>
                  <w:id w:val="-905219061"/>
                  <w:tag w:val="goog_rdk_68"/>
                </w:sdtPr>
                <w:sdtContent>
                  <w:ins w:author="Ελισάβετ Λάγιου" w:id="0" w:date="2026-04-05T07:46:46Z">
                    <w:r w:rsidDel="00000000" w:rsidR="00000000" w:rsidRPr="00000000">
                      <w:rPr>
                        <w:b w:val="1"/>
                        <w:bCs w:val="1"/>
                        <w:rtl w:val="0"/>
                        <w:rPrChange w:author="Ελισάβετ Λάγιου" w:id="1" w:date="2026-04-05T07:46:46Z">
                          <w:rPr>
                            <w:b w:val="1"/>
                            <w:bCs w:val="1"/>
                          </w:rPr>
                        </w:rPrChange>
                      </w:rPr>
                      <w:t xml:space="preserve">Κάθε shRNA χρειάζεται:</w:t>
                    </w:r>
                  </w:ins>
                </w:sdtContent>
              </w:sdt>
              <w:ins w:author="Ελισάβετ Λάγιου" w:id="0" w:date="2026-04-05T07:46:46Z"/>
            </w:sdtContent>
          </w:sdt>
        </w:p>
      </w:sdtContent>
    </w:sdt>
    <w:sdt>
      <w:sdtPr>
        <w:id w:val="-1362478327"/>
        <w:tag w:val="goog_rdk_72"/>
      </w:sdtPr>
      <w:sdtContent>
        <w:p w:rsidR="00000000" w:rsidDel="00000000" w:rsidP="00000000" w:rsidRDefault="00000000" w:rsidRPr="00000000" w14:paraId="00000016">
          <w:pPr>
            <w:numPr>
              <w:ilvl w:val="0"/>
              <w:numId w:val="2"/>
            </w:numPr>
            <w:spacing w:after="0" w:afterAutospacing="0" w:before="240" w:lineRule="auto"/>
            <w:ind w:left="720" w:hanging="360"/>
            <w:rPr>
              <w:ins w:author="Ελισάβετ Λάγιου" w:id="0" w:date="2026-04-05T07:46:46Z"/>
              <w:b w:val="1"/>
              <w:bCs w:val="1"/>
            </w:rPr>
          </w:pPr>
          <w:sdt>
            <w:sdtPr>
              <w:id w:val="395610556"/>
              <w:tag w:val="goog_rdk_70"/>
            </w:sdtPr>
            <w:sdtContent>
              <w:ins w:author="Ελισάβετ Λάγιου" w:id="0" w:date="2026-04-05T07:46:46Z"/>
              <w:sdt>
                <w:sdtPr>
                  <w:id w:val="582124917"/>
                  <w:tag w:val="goog_rdk_71"/>
                </w:sdtPr>
                <w:sdtContent>
                  <w:ins w:author="Ελισάβετ Λάγιου" w:id="0" w:date="2026-04-05T07:46:46Z">
                    <w:r w:rsidDel="00000000" w:rsidR="00000000" w:rsidRPr="00000000">
                      <w:rPr>
                        <w:b w:val="1"/>
                        <w:bCs w:val="1"/>
                        <w:rtl w:val="0"/>
                        <w:rPrChange w:author="Ελισάβετ Λάγιου" w:id="1" w:date="2026-04-05T07:46:46Z">
                          <w:rPr>
                            <w:b w:val="1"/>
                            <w:bCs w:val="1"/>
                          </w:rPr>
                        </w:rPrChange>
                      </w:rPr>
                      <w:t xml:space="preserve">U6 promoter</w:t>
                    </w:r>
                  </w:ins>
                </w:sdtContent>
              </w:sdt>
              <w:ins w:author="Ελισάβετ Λάγιου" w:id="0" w:date="2026-04-05T07:46:46Z"/>
            </w:sdtContent>
          </w:sdt>
        </w:p>
      </w:sdtContent>
    </w:sdt>
    <w:sdt>
      <w:sdtPr>
        <w:id w:val="1000276647"/>
        <w:tag w:val="goog_rdk_75"/>
      </w:sdtPr>
      <w:sdtContent>
        <w:p w:rsidR="00000000" w:rsidDel="00000000" w:rsidP="00000000" w:rsidRDefault="00000000" w:rsidRPr="00000000" w14:paraId="00000017">
          <w:pPr>
            <w:numPr>
              <w:ilvl w:val="0"/>
              <w:numId w:val="2"/>
            </w:numPr>
            <w:spacing w:after="0" w:afterAutospacing="0" w:before="0" w:beforeAutospacing="0" w:lineRule="auto"/>
            <w:ind w:left="720" w:hanging="360"/>
            <w:rPr>
              <w:ins w:author="Ελισάβετ Λάγιου" w:id="0" w:date="2026-04-05T07:46:46Z"/>
              <w:b w:val="1"/>
              <w:bCs w:val="1"/>
            </w:rPr>
          </w:pPr>
          <w:sdt>
            <w:sdtPr>
              <w:id w:val="-1292180107"/>
              <w:tag w:val="goog_rdk_73"/>
            </w:sdtPr>
            <w:sdtContent>
              <w:ins w:author="Ελισάβετ Λάγιου" w:id="0" w:date="2026-04-05T07:46:46Z"/>
              <w:sdt>
                <w:sdtPr>
                  <w:id w:val="1615173300"/>
                  <w:tag w:val="goog_rdk_74"/>
                </w:sdtPr>
                <w:sdtContent>
                  <w:ins w:author="Ελισάβετ Λάγιου" w:id="0" w:date="2026-04-05T07:46:46Z">
                    <w:r w:rsidDel="00000000" w:rsidR="00000000" w:rsidRPr="00000000">
                      <w:rPr>
                        <w:b w:val="1"/>
                        <w:bCs w:val="1"/>
                        <w:rtl w:val="0"/>
                        <w:rPrChange w:author="Ελισάβετ Λάγιου" w:id="1" w:date="2026-04-05T07:46:46Z">
                          <w:rPr>
                            <w:b w:val="1"/>
                            <w:bCs w:val="1"/>
                          </w:rPr>
                        </w:rPrChange>
                      </w:rPr>
                      <w:t xml:space="preserve">shRNA sequence</w:t>
                    </w:r>
                  </w:ins>
                </w:sdtContent>
              </w:sdt>
              <w:ins w:author="Ελισάβετ Λάγιου" w:id="0" w:date="2026-04-05T07:46:46Z"/>
            </w:sdtContent>
          </w:sdt>
        </w:p>
      </w:sdtContent>
    </w:sdt>
    <w:sdt>
      <w:sdtPr>
        <w:id w:val="1737976867"/>
        <w:tag w:val="goog_rdk_78"/>
      </w:sdtPr>
      <w:sdtContent>
        <w:p w:rsidR="00000000" w:rsidDel="00000000" w:rsidP="00000000" w:rsidRDefault="00000000" w:rsidRPr="00000000" w14:paraId="00000018">
          <w:pPr>
            <w:numPr>
              <w:ilvl w:val="0"/>
              <w:numId w:val="2"/>
            </w:numPr>
            <w:spacing w:after="240" w:before="0" w:beforeAutospacing="0" w:lineRule="auto"/>
            <w:ind w:left="720" w:hanging="360"/>
            <w:rPr>
              <w:ins w:author="Ελισάβετ Λάγιου" w:id="0" w:date="2026-04-05T07:46:46Z"/>
              <w:b w:val="1"/>
              <w:bCs w:val="1"/>
            </w:rPr>
          </w:pPr>
          <w:sdt>
            <w:sdtPr>
              <w:id w:val="-57319799"/>
              <w:tag w:val="goog_rdk_76"/>
            </w:sdtPr>
            <w:sdtContent>
              <w:ins w:author="Ελισάβετ Λάγιου" w:id="0" w:date="2026-04-05T07:46:46Z"/>
              <w:sdt>
                <w:sdtPr>
                  <w:id w:val="-406645643"/>
                  <w:tag w:val="goog_rdk_77"/>
                </w:sdtPr>
                <w:sdtContent>
                  <w:ins w:author="Ελισάβετ Λάγιου" w:id="0" w:date="2026-04-05T07:46:46Z">
                    <w:r w:rsidDel="00000000" w:rsidR="00000000" w:rsidRPr="00000000">
                      <w:rPr>
                        <w:b w:val="1"/>
                        <w:bCs w:val="1"/>
                        <w:rtl w:val="0"/>
                        <w:rPrChange w:author="Ελισάβετ Λάγιου" w:id="1" w:date="2026-04-05T07:46:46Z">
                          <w:rPr>
                            <w:b w:val="1"/>
                            <w:bCs w:val="1"/>
                          </w:rPr>
                        </w:rPrChange>
                      </w:rPr>
                      <w:t xml:space="preserve">termination signal</w:t>
                    </w:r>
                  </w:ins>
                </w:sdtContent>
              </w:sdt>
              <w:ins w:author="Ελισάβετ Λάγιου" w:id="0" w:date="2026-04-05T07:46:46Z"/>
            </w:sdtContent>
          </w:sdt>
        </w:p>
      </w:sdtContent>
    </w:sdt>
    <w:sdt>
      <w:sdtPr>
        <w:id w:val="52560330"/>
        <w:tag w:val="goog_rdk_81"/>
      </w:sdtPr>
      <w:sdtContent>
        <w:p w:rsidR="00000000" w:rsidDel="00000000" w:rsidP="00000000" w:rsidRDefault="00000000" w:rsidRPr="00000000" w14:paraId="00000019">
          <w:pPr>
            <w:spacing w:after="240" w:before="240" w:lineRule="auto"/>
            <w:rPr>
              <w:ins w:author="Ελισάβετ Λάγιου" w:id="0" w:date="2026-04-05T07:46:46Z"/>
              <w:b w:val="1"/>
              <w:bCs w:val="1"/>
              <w:rPrChange w:author="Ελισάβετ Λάγιου" w:id="1" w:date="2026-04-05T07:46:46Z">
                <w:rPr>
                  <w:b w:val="1"/>
                  <w:bCs w:val="1"/>
                </w:rPr>
              </w:rPrChange>
            </w:rPr>
          </w:pPr>
          <w:sdt>
            <w:sdtPr>
              <w:id w:val="1836197518"/>
              <w:tag w:val="goog_rdk_79"/>
            </w:sdtPr>
            <w:sdtContent>
              <w:ins w:author="Ελισάβετ Λάγιου" w:id="0" w:date="2026-04-05T07:46:46Z"/>
              <w:sdt>
                <w:sdtPr>
                  <w:id w:val="-1002279609"/>
                  <w:tag w:val="goog_rdk_80"/>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2141125776"/>
        <w:tag w:val="goog_rdk_86"/>
      </w:sdtPr>
      <w:sdtContent>
        <w:p w:rsidR="00000000" w:rsidDel="00000000" w:rsidP="00000000" w:rsidRDefault="00000000" w:rsidRPr="00000000" w14:paraId="0000001A">
          <w:pPr>
            <w:spacing w:after="240" w:before="240" w:lineRule="auto"/>
            <w:rPr>
              <w:ins w:author="Ελισάβετ Λάγιου" w:id="0" w:date="2026-04-05T07:46:46Z"/>
              <w:rPrChange w:author="Ελισάβετ Λάγιου" w:id="1" w:date="2026-04-05T07:46:46Z">
                <w:rPr/>
              </w:rPrChange>
            </w:rPr>
          </w:pPr>
          <w:sdt>
            <w:sdtPr>
              <w:id w:val="1473019977"/>
              <w:tag w:val="goog_rdk_82"/>
            </w:sdtPr>
            <w:sdtContent>
              <w:ins w:author="Ελισάβετ Λάγιου" w:id="0" w:date="2026-04-05T07:46:46Z"/>
              <w:sdt>
                <w:sdtPr>
                  <w:id w:val="-963715984"/>
                  <w:tag w:val="goog_rdk_83"/>
                </w:sdtPr>
                <w:sdtContent>
                  <w:ins w:author="Ελισάβετ Λάγιου" w:id="0" w:date="2026-04-05T07:46:46Z">
                    <w:r w:rsidDel="00000000" w:rsidR="00000000" w:rsidRPr="00000000">
                      <w:rPr>
                        <w:rtl w:val="0"/>
                        <w:rPrChange w:author="Ελισάβετ Λάγιου" w:id="1" w:date="2026-04-05T07:46:46Z">
                          <w:rPr/>
                        </w:rPrChange>
                      </w:rPr>
                      <w:t xml:space="preserve">mRNA NEPRILYSIN  </w:t>
                    </w:r>
                  </w:ins>
                </w:sdtContent>
              </w:sdt>
              <w:ins w:author="Ελισάβετ Λάγιου" w:id="0" w:date="2026-04-05T07:46:46Z">
                <w:r w:rsidDel="00000000" w:rsidR="00000000" w:rsidRPr="00000000">
                  <w:fldChar w:fldCharType="begin"/>
                </w:r>
                <w:r w:rsidDel="00000000" w:rsidR="00000000" w:rsidRPr="00000000">
                  <w:instrText xml:space="preserve">HYPERLINK "http://www.ensembl.org/Homo_sapiens/Transcript/Exons?g=ENSG00000196549;r=3:155079856-155183704;t=ENST00000615825"</w:instrText>
                </w:r>
                <w:r w:rsidDel="00000000" w:rsidR="00000000" w:rsidRPr="00000000">
                  <w:fldChar w:fldCharType="separate"/>
                </w:r>
                <w:sdt>
                  <w:sdtPr>
                    <w:id w:val="322518602"/>
                    <w:tag w:val="goog_rdk_84"/>
                  </w:sdtPr>
                  <w:sdtContent>
                    <w:r w:rsidDel="00000000" w:rsidR="00000000" w:rsidRPr="00000000">
                      <w:rPr>
                        <w:color w:val="1155cc"/>
                        <w:u w:val="single"/>
                        <w:rtl w:val="0"/>
                        <w:rPrChange w:author="Ελισάβετ Λάγιου" w:id="1" w:date="2026-04-05T07:46:46Z">
                          <w:rPr>
                            <w:color w:val="1155cc"/>
                            <w:u w:val="single"/>
                          </w:rPr>
                        </w:rPrChange>
                      </w:rPr>
                      <w:t xml:space="preserve">http://www.ensembl.org/Homo_sapiens/Transcript/Exons?g=ENSG00000196549;r=3:155079856-155183704;t=ENST00000615825</w:t>
                    </w:r>
                  </w:sdtContent>
                </w:sdt>
                <w:r w:rsidDel="00000000" w:rsidR="00000000" w:rsidRPr="00000000">
                  <w:fldChar w:fldCharType="end"/>
                </w:r>
                <w:sdt>
                  <w:sdtPr>
                    <w:id w:val="-932385238"/>
                    <w:tag w:val="goog_rdk_85"/>
                  </w:sdtPr>
                  <w:sdtContent>
                    <w:r w:rsidDel="00000000" w:rsidR="00000000" w:rsidRPr="00000000">
                      <w:rPr>
                        <w:rtl w:val="0"/>
                      </w:rPr>
                    </w:r>
                  </w:sdtContent>
                </w:sdt>
              </w:ins>
            </w:sdtContent>
          </w:sdt>
        </w:p>
      </w:sdtContent>
    </w:sdt>
    <w:sdt>
      <w:sdtPr>
        <w:id w:val="1111578095"/>
        <w:tag w:val="goog_rdk_89"/>
      </w:sdtPr>
      <w:sdtContent>
        <w:p w:rsidR="00000000" w:rsidDel="00000000" w:rsidP="00000000" w:rsidRDefault="00000000" w:rsidRPr="00000000" w14:paraId="0000001B">
          <w:pPr>
            <w:spacing w:after="240" w:before="240" w:lineRule="auto"/>
            <w:rPr>
              <w:ins w:author="Ελισάβετ Λάγιου" w:id="0" w:date="2026-04-05T07:46:46Z"/>
              <w:rPrChange w:author="Ελισάβετ Λάγιου" w:id="1" w:date="2026-04-05T07:46:46Z">
                <w:rPr/>
              </w:rPrChange>
            </w:rPr>
          </w:pPr>
          <w:sdt>
            <w:sdtPr>
              <w:id w:val="1419915261"/>
              <w:tag w:val="goog_rdk_87"/>
            </w:sdtPr>
            <w:sdtContent>
              <w:ins w:author="Ελισάβετ Λάγιου" w:id="0" w:date="2026-04-05T07:46:46Z"/>
              <w:sdt>
                <w:sdtPr>
                  <w:id w:val="2022620389"/>
                  <w:tag w:val="goog_rdk_88"/>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149053002"/>
        <w:tag w:val="goog_rdk_94"/>
      </w:sdtPr>
      <w:sdtContent>
        <w:p w:rsidR="00000000" w:rsidDel="00000000" w:rsidP="00000000" w:rsidRDefault="00000000" w:rsidRPr="00000000" w14:paraId="0000001C">
          <w:pPr>
            <w:spacing w:after="240" w:before="240" w:lineRule="auto"/>
            <w:rPr>
              <w:ins w:author="Ελισάβετ Λάγιου" w:id="0" w:date="2026-04-05T07:46:46Z"/>
              <w:rPrChange w:author="Ελισάβετ Λάγιου" w:id="1" w:date="2026-04-05T07:46:46Z">
                <w:rPr/>
              </w:rPrChange>
            </w:rPr>
          </w:pPr>
          <w:sdt>
            <w:sdtPr>
              <w:id w:val="-1251868616"/>
              <w:tag w:val="goog_rdk_90"/>
            </w:sdtPr>
            <w:sdtContent>
              <w:ins w:author="Ελισάβετ Λάγιου" w:id="0" w:date="2026-04-05T07:46:46Z"/>
              <w:sdt>
                <w:sdtPr>
                  <w:id w:val="-1961562187"/>
                  <w:tag w:val="goog_rdk_91"/>
                </w:sdtPr>
                <w:sdtContent>
                  <w:ins w:author="Ελισάβετ Λάγιου" w:id="0" w:date="2026-04-05T07:46:46Z">
                    <w:r w:rsidDel="00000000" w:rsidR="00000000" w:rsidRPr="00000000">
                      <w:rPr>
                        <w:rtl w:val="0"/>
                        <w:rPrChange w:author="Ελισάβετ Λάγιου" w:id="1" w:date="2026-04-05T07:46:46Z">
                          <w:rPr/>
                        </w:rPrChange>
                      </w:rPr>
                      <w:t xml:space="preserve">cDNA </w:t>
                    </w:r>
                  </w:ins>
                </w:sdtContent>
              </w:sdt>
              <w:ins w:author="Ελισάβετ Λάγιου" w:id="0" w:date="2026-04-05T07:46:46Z">
                <w:r w:rsidDel="00000000" w:rsidR="00000000" w:rsidRPr="00000000">
                  <w:fldChar w:fldCharType="begin"/>
                </w:r>
                <w:r w:rsidDel="00000000" w:rsidR="00000000" w:rsidRPr="00000000">
                  <w:instrText xml:space="preserve">HYPERLINK "http://www.ensembl.org/Homo_sapiens/Transcript/Sequence_cDNA?g=ENSG00000196549;r=3:155079856-155183704;t=ENST00000615825"</w:instrText>
                </w:r>
                <w:r w:rsidDel="00000000" w:rsidR="00000000" w:rsidRPr="00000000">
                  <w:fldChar w:fldCharType="separate"/>
                </w:r>
                <w:sdt>
                  <w:sdtPr>
                    <w:id w:val="1105695993"/>
                    <w:tag w:val="goog_rdk_92"/>
                  </w:sdtPr>
                  <w:sdtContent>
                    <w:r w:rsidDel="00000000" w:rsidR="00000000" w:rsidRPr="00000000">
                      <w:rPr>
                        <w:color w:val="1155cc"/>
                        <w:u w:val="single"/>
                        <w:rtl w:val="0"/>
                        <w:rPrChange w:author="Ελισάβετ Λάγιου" w:id="1" w:date="2026-04-05T07:46:46Z">
                          <w:rPr>
                            <w:color w:val="1155cc"/>
                            <w:u w:val="single"/>
                          </w:rPr>
                        </w:rPrChange>
                      </w:rPr>
                      <w:t xml:space="preserve">http://www.ensembl.org/Homo_sapiens/Transcript/Sequence_cDNA?g=ENSG00000196549;r=3:155079856-155183704;t=ENST00000615825</w:t>
                    </w:r>
                  </w:sdtContent>
                </w:sdt>
                <w:r w:rsidDel="00000000" w:rsidR="00000000" w:rsidRPr="00000000">
                  <w:fldChar w:fldCharType="end"/>
                </w:r>
                <w:sdt>
                  <w:sdtPr>
                    <w:id w:val="1516065554"/>
                    <w:tag w:val="goog_rdk_93"/>
                  </w:sdtPr>
                  <w:sdtContent>
                    <w:r w:rsidDel="00000000" w:rsidR="00000000" w:rsidRPr="00000000">
                      <w:rPr>
                        <w:rtl w:val="0"/>
                      </w:rPr>
                    </w:r>
                  </w:sdtContent>
                </w:sdt>
              </w:ins>
            </w:sdtContent>
          </w:sdt>
        </w:p>
      </w:sdtContent>
    </w:sdt>
    <w:sdt>
      <w:sdtPr>
        <w:id w:val="-1635292405"/>
        <w:tag w:val="goog_rdk_97"/>
      </w:sdtPr>
      <w:sdtContent>
        <w:p w:rsidR="00000000" w:rsidDel="00000000" w:rsidP="00000000" w:rsidRDefault="00000000" w:rsidRPr="00000000" w14:paraId="0000001D">
          <w:pPr>
            <w:spacing w:after="240" w:before="240" w:lineRule="auto"/>
            <w:rPr>
              <w:ins w:author="Ελισάβετ Λάγιου" w:id="0" w:date="2026-04-05T07:46:46Z"/>
              <w:rPrChange w:author="Ελισάβετ Λάγιου" w:id="1" w:date="2026-04-05T07:46:46Z">
                <w:rPr/>
              </w:rPrChange>
            </w:rPr>
          </w:pPr>
          <w:sdt>
            <w:sdtPr>
              <w:id w:val="-767883123"/>
              <w:tag w:val="goog_rdk_95"/>
            </w:sdtPr>
            <w:sdtContent>
              <w:ins w:author="Ελισάβετ Λάγιου" w:id="0" w:date="2026-04-05T07:46:46Z"/>
              <w:sdt>
                <w:sdtPr>
                  <w:id w:val="-1848012570"/>
                  <w:tag w:val="goog_rdk_96"/>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985758567"/>
        <w:tag w:val="goog_rdk_102"/>
      </w:sdtPr>
      <w:sdtContent>
        <w:p w:rsidR="00000000" w:rsidDel="00000000" w:rsidP="00000000" w:rsidRDefault="00000000" w:rsidRPr="00000000" w14:paraId="0000001E">
          <w:pPr>
            <w:spacing w:after="240" w:before="240" w:lineRule="auto"/>
            <w:rPr>
              <w:ins w:author="Ελισάβετ Λάγιου" w:id="0" w:date="2026-04-05T07:46:46Z"/>
              <w:rPrChange w:author="Ελισάβετ Λάγιου" w:id="1" w:date="2026-04-05T07:46:46Z">
                <w:rPr/>
              </w:rPrChange>
            </w:rPr>
          </w:pPr>
          <w:sdt>
            <w:sdtPr>
              <w:id w:val="-1394240232"/>
              <w:tag w:val="goog_rdk_98"/>
            </w:sdtPr>
            <w:sdtContent>
              <w:ins w:author="Ελισάβετ Λάγιου" w:id="0" w:date="2026-04-05T07:46:46Z"/>
              <w:sdt>
                <w:sdtPr>
                  <w:id w:val="1298830787"/>
                  <w:tag w:val="goog_rdk_99"/>
                </w:sdtPr>
                <w:sdtContent>
                  <w:ins w:author="Ελισάβετ Λάγιου" w:id="0" w:date="2026-04-05T07:46:46Z">
                    <w:r w:rsidDel="00000000" w:rsidR="00000000" w:rsidRPr="00000000">
                      <w:rPr>
                        <w:rtl w:val="0"/>
                        <w:rPrChange w:author="Ελισάβετ Λάγιου" w:id="1" w:date="2026-04-05T07:46:46Z">
                          <w:rPr/>
                        </w:rPrChange>
                      </w:rPr>
                      <w:t xml:space="preserve">siRNA                                                                                                            </w:t>
                    </w:r>
                  </w:ins>
                </w:sdtContent>
              </w:sdt>
              <w:ins w:author="Ελισάβετ Λάγιου" w:id="0" w:date="2026-04-05T07:46:46Z">
                <w:r w:rsidDel="00000000" w:rsidR="00000000" w:rsidRPr="00000000">
                  <w:fldChar w:fldCharType="begin"/>
                </w:r>
                <w:r w:rsidDel="00000000" w:rsidR="00000000" w:rsidRPr="00000000">
                  <w:instrText xml:space="preserve">HYPERLINK "https://sidirect2.rnai.jp/design.cgi"</w:instrText>
                </w:r>
                <w:r w:rsidDel="00000000" w:rsidR="00000000" w:rsidRPr="00000000">
                  <w:fldChar w:fldCharType="separate"/>
                </w:r>
                <w:sdt>
                  <w:sdtPr>
                    <w:id w:val="1362357148"/>
                    <w:tag w:val="goog_rdk_100"/>
                  </w:sdtPr>
                  <w:sdtContent>
                    <w:r w:rsidDel="00000000" w:rsidR="00000000" w:rsidRPr="00000000">
                      <w:rPr>
                        <w:color w:val="1155cc"/>
                        <w:u w:val="single"/>
                        <w:rtl w:val="0"/>
                        <w:rPrChange w:author="Ελισάβετ Λάγιου" w:id="1" w:date="2026-04-05T07:46:46Z">
                          <w:rPr>
                            <w:color w:val="1155cc"/>
                            <w:u w:val="single"/>
                          </w:rPr>
                        </w:rPrChange>
                      </w:rPr>
                      <w:t xml:space="preserve">https://sidirect2.rnai.jp/design.cgi</w:t>
                    </w:r>
                  </w:sdtContent>
                </w:sdt>
                <w:r w:rsidDel="00000000" w:rsidR="00000000" w:rsidRPr="00000000">
                  <w:fldChar w:fldCharType="end"/>
                </w:r>
                <w:sdt>
                  <w:sdtPr>
                    <w:id w:val="-1921121224"/>
                    <w:tag w:val="goog_rdk_101"/>
                  </w:sdtPr>
                  <w:sdtContent>
                    <w:r w:rsidDel="00000000" w:rsidR="00000000" w:rsidRPr="00000000">
                      <w:rPr>
                        <w:rtl w:val="0"/>
                      </w:rPr>
                    </w:r>
                  </w:sdtContent>
                </w:sdt>
              </w:ins>
            </w:sdtContent>
          </w:sdt>
        </w:p>
      </w:sdtContent>
    </w:sdt>
    <w:sdt>
      <w:sdtPr>
        <w:id w:val="1249542636"/>
        <w:tag w:val="goog_rdk_106"/>
      </w:sdtPr>
      <w:sdtContent>
        <w:p w:rsidR="00000000" w:rsidDel="00000000" w:rsidP="00000000" w:rsidRDefault="00000000" w:rsidRPr="00000000" w14:paraId="0000001F">
          <w:pPr>
            <w:spacing w:after="240" w:before="240" w:lineRule="auto"/>
            <w:rPr>
              <w:ins w:author="Ελισάβετ Λάγιου" w:id="0" w:date="2026-04-05T07:46:46Z"/>
              <w:rPrChange w:author="Ελισάβετ Λάγιου" w:id="1" w:date="2026-04-05T07:46:46Z">
                <w:rPr/>
              </w:rPrChange>
            </w:rPr>
          </w:pPr>
          <w:sdt>
            <w:sdtPr>
              <w:id w:val="446953228"/>
              <w:tag w:val="goog_rdk_103"/>
            </w:sdtPr>
            <w:sdtContent>
              <w:ins w:author="Ελισάβετ Λάγιου" w:id="0" w:date="2026-04-05T07:46:46Z">
                <w:r w:rsidDel="00000000" w:rsidR="00000000" w:rsidRPr="00000000">
                  <w:fldChar w:fldCharType="begin"/>
                </w:r>
                <w:r w:rsidDel="00000000" w:rsidR="00000000" w:rsidRPr="00000000">
                  <w:instrText xml:space="preserve">HYPERLINK "https://sidirect2.rnai.jp/design.cgi"</w:instrText>
                </w:r>
                <w:r w:rsidDel="00000000" w:rsidR="00000000" w:rsidRPr="00000000">
                  <w:fldChar w:fldCharType="separate"/>
                </w:r>
                <w:sdt>
                  <w:sdtPr>
                    <w:id w:val="-420252075"/>
                    <w:tag w:val="goog_rdk_104"/>
                  </w:sdtPr>
                  <w:sdtContent>
                    <w:r w:rsidDel="00000000" w:rsidR="00000000" w:rsidRPr="00000000">
                      <w:rPr>
                        <w:color w:val="1155cc"/>
                        <w:u w:val="single"/>
                        <w:rtl w:val="0"/>
                        <w:rPrChange w:author="Ελισάβετ Λάγιου" w:id="1" w:date="2026-04-05T07:46:46Z">
                          <w:rPr>
                            <w:color w:val="1155cc"/>
                            <w:u w:val="single"/>
                          </w:rPr>
                        </w:rPrChange>
                      </w:rPr>
                      <w:t xml:space="preserve">https://sidirect2.rnai.jp/design.cgi</w:t>
                    </w:r>
                  </w:sdtContent>
                </w:sdt>
                <w:r w:rsidDel="00000000" w:rsidR="00000000" w:rsidRPr="00000000">
                  <w:fldChar w:fldCharType="end"/>
                </w:r>
              </w:ins>
              <w:sdt>
                <w:sdtPr>
                  <w:id w:val="573980276"/>
                  <w:tag w:val="goog_rdk_105"/>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374127919"/>
        <w:tag w:val="goog_rdk_109"/>
      </w:sdtPr>
      <w:sdtContent>
        <w:p w:rsidR="00000000" w:rsidDel="00000000" w:rsidP="00000000" w:rsidRDefault="00000000" w:rsidRPr="00000000" w14:paraId="00000020">
          <w:pPr>
            <w:spacing w:after="240" w:before="240" w:lineRule="auto"/>
            <w:rPr>
              <w:ins w:author="Ελισάβετ Λάγιου" w:id="0" w:date="2026-04-05T07:46:46Z"/>
              <w:rPrChange w:author="Ελισάβετ Λάγιου" w:id="1" w:date="2026-04-05T07:46:46Z">
                <w:rPr/>
              </w:rPrChange>
            </w:rPr>
          </w:pPr>
          <w:sdt>
            <w:sdtPr>
              <w:id w:val="1711935379"/>
              <w:tag w:val="goog_rdk_107"/>
            </w:sdtPr>
            <w:sdtContent>
              <w:ins w:author="Ελισάβετ Λάγιου" w:id="0" w:date="2026-04-05T07:46:46Z"/>
              <w:sdt>
                <w:sdtPr>
                  <w:id w:val="1627935979"/>
                  <w:tag w:val="goog_rdk_108"/>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576657838"/>
        <w:tag w:val="goog_rdk_112"/>
      </w:sdtPr>
      <w:sdtContent>
        <w:p w:rsidR="00000000" w:rsidDel="00000000" w:rsidP="00000000" w:rsidRDefault="00000000" w:rsidRPr="00000000" w14:paraId="00000021">
          <w:pPr>
            <w:spacing w:after="240" w:before="240" w:lineRule="auto"/>
            <w:rPr>
              <w:ins w:author="Ελισάβετ Λάγιου" w:id="0" w:date="2026-04-05T07:46:46Z"/>
              <w:rPrChange w:author="Ελισάβετ Λάγιου" w:id="1" w:date="2026-04-05T07:46:46Z">
                <w:rPr/>
              </w:rPrChange>
            </w:rPr>
          </w:pPr>
          <w:sdt>
            <w:sdtPr>
              <w:id w:val="1388089775"/>
              <w:tag w:val="goog_rdk_110"/>
            </w:sdtPr>
            <w:sdtContent>
              <w:ins w:author="Ελισάβετ Λάγιου" w:id="0" w:date="2026-04-05T07:46:46Z"/>
              <w:sdt>
                <w:sdtPr>
                  <w:id w:val="428938144"/>
                  <w:tag w:val="goog_rdk_111"/>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1921400243"/>
        <w:tag w:val="goog_rdk_115"/>
      </w:sdtPr>
      <w:sdtContent>
        <w:p w:rsidR="00000000" w:rsidDel="00000000" w:rsidP="00000000" w:rsidRDefault="00000000" w:rsidRPr="00000000" w14:paraId="00000022">
          <w:pPr>
            <w:spacing w:after="240" w:before="240" w:lineRule="auto"/>
            <w:rPr>
              <w:ins w:author="Ελισάβετ Λάγιου" w:id="0" w:date="2026-04-05T07:46:46Z"/>
              <w:rPrChange w:author="Ελισάβετ Λάγιου" w:id="1" w:date="2026-04-05T07:46:46Z">
                <w:rPr/>
              </w:rPrChange>
            </w:rPr>
          </w:pPr>
          <w:sdt>
            <w:sdtPr>
              <w:id w:val="298677461"/>
              <w:tag w:val="goog_rdk_113"/>
            </w:sdtPr>
            <w:sdtContent>
              <w:ins w:author="Ελισάβετ Λάγιου" w:id="0" w:date="2026-04-05T07:46:46Z"/>
              <w:sdt>
                <w:sdtPr>
                  <w:id w:val="1858042632"/>
                  <w:tag w:val="goog_rdk_114"/>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1783186294"/>
        <w:tag w:val="goog_rdk_118"/>
      </w:sdtPr>
      <w:sdtContent>
        <w:p w:rsidR="00000000" w:rsidDel="00000000" w:rsidP="00000000" w:rsidRDefault="00000000" w:rsidRPr="00000000" w14:paraId="00000023">
          <w:pPr>
            <w:spacing w:after="240" w:before="240" w:lineRule="auto"/>
            <w:rPr>
              <w:ins w:author="Ελισάβετ Λάγιου" w:id="0" w:date="2026-04-05T07:46:46Z"/>
              <w:b w:val="1"/>
              <w:bCs w:val="1"/>
              <w:rPrChange w:author="Ελισάβετ Λάγιου" w:id="1" w:date="2026-04-05T07:46:46Z">
                <w:rPr>
                  <w:b w:val="1"/>
                  <w:bCs w:val="1"/>
                </w:rPr>
              </w:rPrChange>
            </w:rPr>
          </w:pPr>
          <w:sdt>
            <w:sdtPr>
              <w:id w:val="1768683846"/>
              <w:tag w:val="goog_rdk_116"/>
            </w:sdtPr>
            <w:sdtContent>
              <w:ins w:author="Ελισάβετ Λάγιου" w:id="0" w:date="2026-04-05T07:46:46Z"/>
              <w:sdt>
                <w:sdtPr>
                  <w:id w:val="-1938299690"/>
                  <w:tag w:val="goog_rdk_117"/>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1255688522"/>
        <w:tag w:val="goog_rdk_121"/>
      </w:sdtPr>
      <w:sdtContent>
        <w:p w:rsidR="00000000" w:rsidDel="00000000" w:rsidP="00000000" w:rsidRDefault="00000000" w:rsidRPr="00000000" w14:paraId="00000024">
          <w:pPr>
            <w:rPr>
              <w:ins w:author="Ελισάβετ Λάγιου" w:id="0" w:date="2026-04-05T07:46:46Z"/>
              <w:rPrChange w:author="Ελισάβετ Λάγιου" w:id="1" w:date="2026-04-05T07:46:46Z">
                <w:rPr>
                  <w:rFonts w:ascii="Calibri" w:cs="Calibri" w:eastAsia="Calibri" w:hAnsi="Calibri"/>
                </w:rPr>
              </w:rPrChange>
            </w:rPr>
          </w:pPr>
          <w:sdt>
            <w:sdtPr>
              <w:id w:val="226036660"/>
              <w:tag w:val="goog_rdk_119"/>
            </w:sdtPr>
            <w:sdtContent>
              <w:ins w:author="Ελισάβετ Λάγιου" w:id="0" w:date="2026-04-05T07:46:46Z"/>
              <w:sdt>
                <w:sdtPr>
                  <w:id w:val="-793908416"/>
                  <w:tag w:val="goog_rdk_120"/>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18897388"/>
        <w:tag w:val="goog_rdk_124"/>
      </w:sdtPr>
      <w:sdtContent>
        <w:p w:rsidR="00000000" w:rsidDel="00000000" w:rsidP="00000000" w:rsidRDefault="00000000" w:rsidRPr="00000000" w14:paraId="00000025">
          <w:pPr>
            <w:rPr>
              <w:ins w:author="Ελισάβετ Λάγιου" w:id="0" w:date="2026-04-05T07:46:46Z"/>
              <w:rPrChange w:author="Ελισάβετ Λάγιου" w:id="1" w:date="2026-04-05T07:46:46Z">
                <w:rPr>
                  <w:rFonts w:ascii="Calibri" w:cs="Calibri" w:eastAsia="Calibri" w:hAnsi="Calibri"/>
                  <w:sz w:val="24"/>
                  <w:szCs w:val="24"/>
                </w:rPr>
              </w:rPrChange>
            </w:rPr>
          </w:pPr>
          <w:sdt>
            <w:sdtPr>
              <w:id w:val="-1181354825"/>
              <w:tag w:val="goog_rdk_122"/>
            </w:sdtPr>
            <w:sdtContent>
              <w:ins w:author="Ελισάβετ Λάγιου" w:id="0" w:date="2026-04-05T07:46:46Z"/>
              <w:sdt>
                <w:sdtPr>
                  <w:id w:val="-26960105"/>
                  <w:tag w:val="goog_rdk_123"/>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1856397941"/>
        <w:tag w:val="goog_rdk_127"/>
      </w:sdtPr>
      <w:sdtContent>
        <w:p w:rsidR="00000000" w:rsidDel="00000000" w:rsidP="00000000" w:rsidRDefault="00000000" w:rsidRPr="00000000" w14:paraId="00000026">
          <w:pPr>
            <w:jc w:val="center"/>
            <w:rPr>
              <w:ins w:author="Ελισάβετ Λάγιου" w:id="0" w:date="2026-04-05T07:46:46Z"/>
              <w:rPrChange w:author="Ελισάβετ Λάγιου" w:id="1" w:date="2026-04-05T07:46:46Z">
                <w:rPr>
                  <w:rFonts w:ascii="Calibri" w:cs="Calibri" w:eastAsia="Calibri" w:hAnsi="Calibri"/>
                  <w:sz w:val="24"/>
                  <w:szCs w:val="24"/>
                </w:rPr>
              </w:rPrChange>
            </w:rPr>
          </w:pPr>
          <w:sdt>
            <w:sdtPr>
              <w:id w:val="-93921538"/>
              <w:tag w:val="goog_rdk_125"/>
            </w:sdtPr>
            <w:sdtContent>
              <w:ins w:author="Ελισάβετ Λάγιου" w:id="0" w:date="2026-04-05T07:46:46Z">
                <w:r w:rsidDel="00000000" w:rsidR="00000000" w:rsidRPr="00000000">
                  <w:pict>
                    <v:rect style="width:0.0pt;height:1.5pt" o:hr="t" o:hrstd="t" o:hralign="center" fillcolor="#A0A0A0" stroked="f"/>
                  </w:pict>
                </w:r>
              </w:ins>
              <w:sdt>
                <w:sdtPr>
                  <w:id w:val="1393495856"/>
                  <w:tag w:val="goog_rdk_126"/>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2128243573"/>
        <w:tag w:val="goog_rdk_130"/>
      </w:sdtPr>
      <w:sdtContent>
        <w:p w:rsidR="00000000" w:rsidDel="00000000" w:rsidP="00000000" w:rsidRDefault="00000000" w:rsidRPr="00000000" w14:paraId="00000027">
          <w:pPr>
            <w:jc w:val="center"/>
            <w:rPr>
              <w:ins w:author="Ελισάβετ Λάγιου" w:id="0" w:date="2026-04-05T07:46:46Z"/>
              <w:color w:val="22262b"/>
              <w:sz w:val="36"/>
              <w:szCs w:val="36"/>
              <w:shd w:fill="a4c2f4" w:val="clear"/>
              <w:rPrChange w:author="Ελισάβετ Λάγιου" w:id="1" w:date="2026-04-05T07:46:46Z">
                <w:rPr>
                  <w:color w:val="22262b"/>
                  <w:sz w:val="36"/>
                  <w:szCs w:val="36"/>
                  <w:shd w:fill="a4c2f4" w:val="clear"/>
                </w:rPr>
              </w:rPrChange>
            </w:rPr>
          </w:pPr>
          <w:sdt>
            <w:sdtPr>
              <w:id w:val="-894228977"/>
              <w:tag w:val="goog_rdk_128"/>
            </w:sdtPr>
            <w:sdtContent>
              <w:ins w:author="Ελισάβετ Λάγιου" w:id="0" w:date="2026-04-05T07:46:46Z"/>
              <w:sdt>
                <w:sdtPr>
                  <w:id w:val="738925904"/>
                  <w:tag w:val="goog_rdk_129"/>
                </w:sdtPr>
                <w:sdtContent>
                  <w:ins w:author="Ελισάβετ Λάγιου" w:id="0" w:date="2026-04-05T07:46:46Z">
                    <w:r w:rsidDel="00000000" w:rsidR="00000000" w:rsidRPr="00000000">
                      <w:rPr>
                        <w:color w:val="22262b"/>
                        <w:sz w:val="36"/>
                        <w:szCs w:val="36"/>
                        <w:shd w:fill="a4c2f4" w:val="clear"/>
                        <w:rtl w:val="0"/>
                        <w:rPrChange w:author="Ελισάβετ Λάγιου" w:id="1" w:date="2026-04-05T07:46:46Z">
                          <w:rPr>
                            <w:color w:val="22262b"/>
                            <w:sz w:val="36"/>
                            <w:szCs w:val="36"/>
                            <w:shd w:fill="a4c2f4" w:val="clear"/>
                          </w:rPr>
                        </w:rPrChange>
                      </w:rPr>
                      <w:t xml:space="preserve">Εκφραζόμενα inhibitory peptides</w:t>
                    </w:r>
                  </w:ins>
                </w:sdtContent>
              </w:sdt>
              <w:ins w:author="Ελισάβετ Λάγιου" w:id="0" w:date="2026-04-05T07:46:46Z"/>
            </w:sdtContent>
          </w:sdt>
        </w:p>
      </w:sdtContent>
    </w:sdt>
    <w:sdt>
      <w:sdtPr>
        <w:id w:val="-993530548"/>
        <w:tag w:val="goog_rdk_133"/>
      </w:sdtPr>
      <w:sdtContent>
        <w:p w:rsidR="00000000" w:rsidDel="00000000" w:rsidP="00000000" w:rsidRDefault="00000000" w:rsidRPr="00000000" w14:paraId="00000028">
          <w:pPr>
            <w:jc w:val="center"/>
            <w:rPr>
              <w:ins w:author="Ελισάβετ Λάγιου" w:id="0" w:date="2026-04-05T07:46:46Z"/>
              <w:color w:val="22262b"/>
              <w:rPrChange w:author="Ελισάβετ Λάγιου" w:id="1" w:date="2026-04-05T07:46:46Z">
                <w:rPr>
                  <w:color w:val="22262b"/>
                </w:rPr>
              </w:rPrChange>
            </w:rPr>
          </w:pPr>
          <w:sdt>
            <w:sdtPr>
              <w:id w:val="1414364325"/>
              <w:tag w:val="goog_rdk_131"/>
            </w:sdtPr>
            <w:sdtContent>
              <w:ins w:author="Ελισάβετ Λάγιου" w:id="0" w:date="2026-04-05T07:46:46Z"/>
              <w:sdt>
                <w:sdtPr>
                  <w:id w:val="657499747"/>
                  <w:tag w:val="goog_rdk_132"/>
                </w:sdtPr>
                <w:sdtContent>
                  <w:ins w:author="Ελισάβετ Λάγιου" w:id="0" w:date="2026-04-05T07:46:46Z">
                    <w:r w:rsidDel="00000000" w:rsidR="00000000" w:rsidRPr="00000000">
                      <w:rPr>
                        <w:color w:val="22262b"/>
                        <w:rtl w:val="0"/>
                        <w:rPrChange w:author="Ελισάβετ Λάγιου" w:id="1" w:date="2026-04-05T07:46:46Z">
                          <w:rPr>
                            <w:color w:val="22262b"/>
                          </w:rPr>
                        </w:rPrChange>
                      </w:rPr>
                      <w:t xml:space="preserve">Μιμείται τη δράση των dual enkephalinase inhibitors (DENKIs)</w:t>
                    </w:r>
                  </w:ins>
                </w:sdtContent>
              </w:sdt>
              <w:ins w:author="Ελισάβετ Λάγιου" w:id="0" w:date="2026-04-05T07:46:46Z"/>
            </w:sdtContent>
          </w:sdt>
        </w:p>
      </w:sdtContent>
    </w:sdt>
    <w:sdt>
      <w:sdtPr>
        <w:id w:val="1523880978"/>
        <w:tag w:val="goog_rdk_136"/>
      </w:sdtPr>
      <w:sdtContent>
        <w:p w:rsidR="00000000" w:rsidDel="00000000" w:rsidP="00000000" w:rsidRDefault="00000000" w:rsidRPr="00000000" w14:paraId="00000029">
          <w:pPr>
            <w:spacing w:after="240" w:lineRule="auto"/>
            <w:rPr>
              <w:ins w:author="Ελισάβετ Λάγιου" w:id="0" w:date="2026-04-05T07:46:46Z"/>
              <w:color w:val="22262b"/>
              <w:rPrChange w:author="Ελισάβετ Λάγιου" w:id="1" w:date="2026-04-05T07:46:46Z">
                <w:rPr>
                  <w:color w:val="22262b"/>
                </w:rPr>
              </w:rPrChange>
            </w:rPr>
          </w:pPr>
          <w:sdt>
            <w:sdtPr>
              <w:id w:val="2012076867"/>
              <w:tag w:val="goog_rdk_134"/>
            </w:sdtPr>
            <w:sdtContent>
              <w:ins w:author="Ελισάβετ Λάγιου" w:id="0" w:date="2026-04-05T07:46:46Z"/>
              <w:sdt>
                <w:sdtPr>
                  <w:id w:val="1320089400"/>
                  <w:tag w:val="goog_rdk_135"/>
                </w:sdtPr>
                <w:sdtContent>
                  <w:ins w:author="Ελισάβετ Λάγιου" w:id="0" w:date="2026-04-05T07:46:46Z">
                    <w:r w:rsidDel="00000000" w:rsidR="00000000" w:rsidRPr="00000000">
                      <w:rPr>
                        <w:color w:val="22262b"/>
                        <w:rtl w:val="0"/>
                        <w:rPrChange w:author="Ελισάβετ Λάγιου" w:id="1" w:date="2026-04-05T07:46:46Z">
                          <w:rPr>
                            <w:color w:val="22262b"/>
                          </w:rPr>
                        </w:rPrChange>
                      </w:rPr>
                      <w:t xml:space="preserve">Τα inhibitory peptides:</w:t>
                    </w:r>
                  </w:ins>
                </w:sdtContent>
              </w:sdt>
              <w:ins w:author="Ελισάβετ Λάγιου" w:id="0" w:date="2026-04-05T07:46:46Z"/>
            </w:sdtContent>
          </w:sdt>
        </w:p>
      </w:sdtContent>
    </w:sdt>
    <w:sdt>
      <w:sdtPr>
        <w:id w:val="995854516"/>
        <w:tag w:val="goog_rdk_139"/>
      </w:sdtPr>
      <w:sdtContent>
        <w:p w:rsidR="00000000" w:rsidDel="00000000" w:rsidP="00000000" w:rsidRDefault="00000000" w:rsidRPr="00000000" w14:paraId="0000002A">
          <w:pPr>
            <w:numPr>
              <w:ilvl w:val="0"/>
              <w:numId w:val="1"/>
            </w:numPr>
            <w:spacing w:after="0" w:afterAutospacing="0" w:before="240" w:lineRule="auto"/>
            <w:ind w:left="720" w:hanging="360"/>
            <w:rPr>
              <w:ins w:author="Ελισάβετ Λάγιου" w:id="0" w:date="2026-04-05T07:46:46Z"/>
              <w:color w:val="22262b"/>
            </w:rPr>
          </w:pPr>
          <w:sdt>
            <w:sdtPr>
              <w:id w:val="979846771"/>
              <w:tag w:val="goog_rdk_137"/>
            </w:sdtPr>
            <w:sdtContent>
              <w:ins w:author="Ελισάβετ Λάγιου" w:id="0" w:date="2026-04-05T07:46:46Z"/>
              <w:sdt>
                <w:sdtPr>
                  <w:id w:val="-307063582"/>
                  <w:tag w:val="goog_rdk_138"/>
                </w:sdtPr>
                <w:sdtContent>
                  <w:ins w:author="Ελισάβετ Λάγιου" w:id="0" w:date="2026-04-05T07:46:46Z">
                    <w:r w:rsidDel="00000000" w:rsidR="00000000" w:rsidRPr="00000000">
                      <w:rPr>
                        <w:color w:val="22262b"/>
                        <w:rtl w:val="0"/>
                        <w:rPrChange w:author="Ελισάβετ Λάγιου" w:id="1" w:date="2026-04-05T07:46:46Z">
                          <w:rPr>
                            <w:color w:val="22262b"/>
                          </w:rPr>
                        </w:rPrChange>
                      </w:rPr>
                      <w:t xml:space="preserve">Εκφράζονται από το πλασμίδιο ως μικρές πρωτεΐνες</w:t>
                    </w:r>
                  </w:ins>
                </w:sdtContent>
              </w:sdt>
              <w:ins w:author="Ελισάβετ Λάγιου" w:id="0" w:date="2026-04-05T07:46:46Z"/>
            </w:sdtContent>
          </w:sdt>
        </w:p>
      </w:sdtContent>
    </w:sdt>
    <w:sdt>
      <w:sdtPr>
        <w:id w:val="104374669"/>
        <w:tag w:val="goog_rdk_142"/>
      </w:sdtPr>
      <w:sdtContent>
        <w:p w:rsidR="00000000" w:rsidDel="00000000" w:rsidP="00000000" w:rsidRDefault="00000000" w:rsidRPr="00000000" w14:paraId="0000002B">
          <w:pPr>
            <w:numPr>
              <w:ilvl w:val="0"/>
              <w:numId w:val="1"/>
            </w:numPr>
            <w:spacing w:after="0" w:afterAutospacing="0" w:before="0" w:beforeAutospacing="0" w:lineRule="auto"/>
            <w:ind w:left="720" w:hanging="360"/>
            <w:rPr>
              <w:ins w:author="Ελισάβετ Λάγιου" w:id="0" w:date="2026-04-05T07:46:46Z"/>
              <w:color w:val="22262b"/>
            </w:rPr>
          </w:pPr>
          <w:sdt>
            <w:sdtPr>
              <w:id w:val="-656188007"/>
              <w:tag w:val="goog_rdk_140"/>
            </w:sdtPr>
            <w:sdtContent>
              <w:ins w:author="Ελισάβετ Λάγιου" w:id="0" w:date="2026-04-05T07:46:46Z"/>
              <w:sdt>
                <w:sdtPr>
                  <w:id w:val="546132408"/>
                  <w:tag w:val="goog_rdk_141"/>
                </w:sdtPr>
                <w:sdtContent>
                  <w:ins w:author="Ελισάβετ Λάγιου" w:id="0" w:date="2026-04-05T07:46:46Z">
                    <w:r w:rsidDel="00000000" w:rsidR="00000000" w:rsidRPr="00000000">
                      <w:rPr>
                        <w:color w:val="22262b"/>
                        <w:rtl w:val="0"/>
                        <w:rPrChange w:author="Ελισάβετ Λάγιου" w:id="1" w:date="2026-04-05T07:46:46Z">
                          <w:rPr>
                            <w:color w:val="22262b"/>
                          </w:rPr>
                        </w:rPrChange>
                      </w:rPr>
                      <w:t xml:space="preserve">Αναδιπλώνονται στο κυτταρόπλασμα</w:t>
                    </w:r>
                  </w:ins>
                </w:sdtContent>
              </w:sdt>
              <w:ins w:author="Ελισάβετ Λάγιου" w:id="0" w:date="2026-04-05T07:46:46Z"/>
            </w:sdtContent>
          </w:sdt>
        </w:p>
      </w:sdtContent>
    </w:sdt>
    <w:sdt>
      <w:sdtPr>
        <w:id w:val="419945368"/>
        <w:tag w:val="goog_rdk_145"/>
      </w:sdtPr>
      <w:sdtContent>
        <w:p w:rsidR="00000000" w:rsidDel="00000000" w:rsidP="00000000" w:rsidRDefault="00000000" w:rsidRPr="00000000" w14:paraId="0000002C">
          <w:pPr>
            <w:numPr>
              <w:ilvl w:val="0"/>
              <w:numId w:val="1"/>
            </w:numPr>
            <w:spacing w:after="0" w:afterAutospacing="0" w:before="0" w:beforeAutospacing="0" w:lineRule="auto"/>
            <w:ind w:left="720" w:hanging="360"/>
            <w:rPr>
              <w:ins w:author="Ελισάβετ Λάγιου" w:id="0" w:date="2026-04-05T07:46:46Z"/>
              <w:color w:val="22262b"/>
            </w:rPr>
          </w:pPr>
          <w:sdt>
            <w:sdtPr>
              <w:id w:val="286113994"/>
              <w:tag w:val="goog_rdk_143"/>
            </w:sdtPr>
            <w:sdtContent>
              <w:ins w:author="Ελισάβετ Λάγιου" w:id="0" w:date="2026-04-05T07:46:46Z"/>
              <w:sdt>
                <w:sdtPr>
                  <w:id w:val="274379849"/>
                  <w:tag w:val="goog_rdk_144"/>
                </w:sdtPr>
                <w:sdtContent>
                  <w:ins w:author="Ελισάβετ Λάγιου" w:id="0" w:date="2026-04-05T07:46:46Z">
                    <w:r w:rsidDel="00000000" w:rsidR="00000000" w:rsidRPr="00000000">
                      <w:rPr>
                        <w:color w:val="22262b"/>
                        <w:rtl w:val="0"/>
                        <w:rPrChange w:author="Ελισάβετ Λάγιου" w:id="1" w:date="2026-04-05T07:46:46Z">
                          <w:rPr>
                            <w:color w:val="22262b"/>
                          </w:rPr>
                        </w:rPrChange>
                      </w:rPr>
                      <w:t xml:space="preserve">Δεσμεύουν το ενεργό κέντρο του ενζύμου-στόχου</w:t>
                    </w:r>
                  </w:ins>
                </w:sdtContent>
              </w:sdt>
              <w:ins w:author="Ελισάβετ Λάγιου" w:id="0" w:date="2026-04-05T07:46:46Z"/>
            </w:sdtContent>
          </w:sdt>
        </w:p>
      </w:sdtContent>
    </w:sdt>
    <w:sdt>
      <w:sdtPr>
        <w:id w:val="-119212227"/>
        <w:tag w:val="goog_rdk_148"/>
      </w:sdtPr>
      <w:sdtContent>
        <w:p w:rsidR="00000000" w:rsidDel="00000000" w:rsidP="00000000" w:rsidRDefault="00000000" w:rsidRPr="00000000" w14:paraId="0000002D">
          <w:pPr>
            <w:numPr>
              <w:ilvl w:val="0"/>
              <w:numId w:val="1"/>
            </w:numPr>
            <w:spacing w:after="240" w:before="0" w:beforeAutospacing="0" w:lineRule="auto"/>
            <w:ind w:left="720" w:hanging="360"/>
            <w:rPr>
              <w:ins w:author="Ελισάβετ Λάγιου" w:id="0" w:date="2026-04-05T07:46:46Z"/>
              <w:color w:val="22262b"/>
            </w:rPr>
          </w:pPr>
          <w:sdt>
            <w:sdtPr>
              <w:id w:val="492388644"/>
              <w:tag w:val="goog_rdk_146"/>
            </w:sdtPr>
            <w:sdtContent>
              <w:ins w:author="Ελισάβετ Λάγιου" w:id="0" w:date="2026-04-05T07:46:46Z"/>
              <w:sdt>
                <w:sdtPr>
                  <w:id w:val="257601282"/>
                  <w:tag w:val="goog_rdk_147"/>
                </w:sdtPr>
                <w:sdtContent>
                  <w:ins w:author="Ελισάβετ Λάγιου" w:id="0" w:date="2026-04-05T07:46:46Z">
                    <w:r w:rsidDel="00000000" w:rsidR="00000000" w:rsidRPr="00000000">
                      <w:rPr>
                        <w:color w:val="22262b"/>
                        <w:rtl w:val="0"/>
                        <w:rPrChange w:author="Ελισάβετ Λάγιου" w:id="1" w:date="2026-04-05T07:46:46Z">
                          <w:rPr>
                            <w:color w:val="22262b"/>
                          </w:rPr>
                        </w:rPrChange>
                      </w:rPr>
                      <w:t xml:space="preserve">Εμποδίζουν τη διάσπαση της ενκεφαλίνης</w:t>
                    </w:r>
                  </w:ins>
                </w:sdtContent>
              </w:sdt>
              <w:ins w:author="Ελισάβετ Λάγιου" w:id="0" w:date="2026-04-05T07:46:46Z"/>
            </w:sdtContent>
          </w:sdt>
        </w:p>
      </w:sdtContent>
    </w:sdt>
    <w:sdt>
      <w:sdtPr>
        <w:id w:val="15119646"/>
        <w:tag w:val="goog_rdk_152"/>
      </w:sdtPr>
      <w:sdtContent>
        <w:p w:rsidR="00000000" w:rsidDel="00000000" w:rsidP="00000000" w:rsidRDefault="00000000" w:rsidRPr="00000000" w14:paraId="0000002E">
          <w:pPr>
            <w:spacing w:after="240" w:before="240" w:lineRule="auto"/>
            <w:rPr>
              <w:ins w:author="Ελισάβετ Λάγιου" w:id="0" w:date="2026-04-05T07:46:46Z"/>
              <w:b w:val="1"/>
              <w:bCs w:val="1"/>
              <w:color w:val="22262b"/>
              <w:rPrChange w:author="Ελισάβετ Λάγιου" w:id="1" w:date="2026-04-05T07:46:46Z">
                <w:rPr>
                  <w:b w:val="1"/>
                  <w:bCs w:val="1"/>
                  <w:color w:val="22262b"/>
                </w:rPr>
              </w:rPrChange>
            </w:rPr>
          </w:pPr>
          <w:sdt>
            <w:sdtPr>
              <w:id w:val="13165451"/>
              <w:tag w:val="goog_rdk_149"/>
            </w:sdtPr>
            <w:sdtContent>
              <w:ins w:author="Ελισάβετ Λάγιου" w:id="0" w:date="2026-04-05T07:46:46Z"/>
              <w:sdt>
                <w:sdtPr>
                  <w:id w:val="2021434427"/>
                  <w:tag w:val="goog_rdk_150"/>
                </w:sdtPr>
                <w:sdtContent>
                  <w:ins w:author="Ελισάβετ Λάγιου" w:id="0" w:date="2026-04-05T07:46:46Z">
                    <w:r w:rsidDel="00000000" w:rsidR="00000000" w:rsidRPr="00000000">
                      <w:rPr>
                        <w:color w:val="22262b"/>
                        <w:rtl w:val="0"/>
                        <w:rPrChange w:author="Ελισάβετ Λάγιου" w:id="1" w:date="2026-04-05T07:46:46Z">
                          <w:rPr>
                            <w:color w:val="22262b"/>
                          </w:rPr>
                        </w:rPrChange>
                      </w:rPr>
                      <w:t xml:space="preserve"> Πρόκειται για </w:t>
                    </w:r>
                  </w:ins>
                </w:sdtContent>
              </w:sdt>
              <w:ins w:author="Ελισάβετ Λάγιου" w:id="0" w:date="2026-04-05T07:46:46Z">
                <w:sdt>
                  <w:sdtPr>
                    <w:id w:val="231445919"/>
                    <w:tag w:val="goog_rdk_151"/>
                  </w:sdtPr>
                  <w:sdtContent>
                    <w:r w:rsidDel="00000000" w:rsidR="00000000" w:rsidRPr="00000000">
                      <w:rPr>
                        <w:b w:val="1"/>
                        <w:bCs w:val="1"/>
                        <w:color w:val="22262b"/>
                        <w:rtl w:val="0"/>
                        <w:rPrChange w:author="Ελισάβετ Λάγιου" w:id="1" w:date="2026-04-05T07:46:46Z">
                          <w:rPr>
                            <w:b w:val="1"/>
                            <w:bCs w:val="1"/>
                            <w:color w:val="22262b"/>
                          </w:rPr>
                        </w:rPrChange>
                      </w:rPr>
                      <w:t xml:space="preserve">competitive ή pseudo-competitive inhibition</w:t>
                    </w:r>
                  </w:sdtContent>
                </w:sdt>
              </w:ins>
            </w:sdtContent>
          </w:sdt>
        </w:p>
      </w:sdtContent>
    </w:sdt>
    <w:sdt>
      <w:sdtPr>
        <w:id w:val="-1747817863"/>
        <w:tag w:val="goog_rdk_155"/>
      </w:sdtPr>
      <w:sdtContent>
        <w:p w:rsidR="00000000" w:rsidDel="00000000" w:rsidP="00000000" w:rsidRDefault="00000000" w:rsidRPr="00000000" w14:paraId="0000002F">
          <w:pPr>
            <w:rPr>
              <w:ins w:author="Ελισάβετ Λάγιου" w:id="0" w:date="2026-04-05T07:46:46Z"/>
              <w:color w:val="22262b"/>
              <w:rPrChange w:author="Ελισάβετ Λάγιου" w:id="1" w:date="2026-04-05T07:46:46Z">
                <w:rPr>
                  <w:color w:val="22262b"/>
                </w:rPr>
              </w:rPrChange>
            </w:rPr>
          </w:pPr>
          <w:sdt>
            <w:sdtPr>
              <w:id w:val="1238679281"/>
              <w:tag w:val="goog_rdk_153"/>
            </w:sdtPr>
            <w:sdtContent>
              <w:ins w:author="Ελισάβετ Λάγιου" w:id="0" w:date="2026-04-05T07:46:46Z"/>
              <w:sdt>
                <w:sdtPr>
                  <w:id w:val="-407352822"/>
                  <w:tag w:val="goog_rdk_154"/>
                </w:sdtPr>
                <w:sdtContent>
                  <w:ins w:author="Ελισάβετ Λάγιου" w:id="0" w:date="2026-04-05T07:46:46Z">
                    <w:r w:rsidDel="00000000" w:rsidR="00000000" w:rsidRPr="00000000">
                      <w:rPr>
                        <w:color w:val="22262b"/>
                        <w:rtl w:val="0"/>
                        <w:rPrChange w:author="Ελισάβετ Λάγιου" w:id="1" w:date="2026-04-05T07:46:46Z">
                          <w:rPr>
                            <w:color w:val="22262b"/>
                          </w:rPr>
                        </w:rPrChange>
                      </w:rPr>
                      <w:t xml:space="preserve">Types of Inhibitory Peptides—--&gt;</w:t>
                    </w:r>
                  </w:ins>
                </w:sdtContent>
              </w:sdt>
              <w:ins w:author="Ελισάβετ Λάγιου" w:id="0" w:date="2026-04-05T07:46:46Z"/>
            </w:sdtContent>
          </w:sdt>
        </w:p>
      </w:sdtContent>
    </w:sdt>
    <w:sdt>
      <w:sdtPr>
        <w:id w:val="-1788334535"/>
        <w:tag w:val="goog_rdk_159"/>
      </w:sdtPr>
      <w:sdtContent>
        <w:p w:rsidR="00000000" w:rsidDel="00000000" w:rsidP="00000000" w:rsidRDefault="00000000" w:rsidRPr="00000000" w14:paraId="00000030">
          <w:pPr>
            <w:rPr>
              <w:ins w:author="Ελισάβετ Λάγιου" w:id="0" w:date="2026-04-05T07:46:46Z"/>
              <w:rPrChange w:author="Ελισάβετ Λάγιου" w:id="1" w:date="2026-04-05T07:46:46Z">
                <w:rPr/>
              </w:rPrChange>
            </w:rPr>
          </w:pPr>
          <w:sdt>
            <w:sdtPr>
              <w:id w:val="-285894638"/>
              <w:tag w:val="goog_rdk_156"/>
            </w:sdtPr>
            <w:sdtContent>
              <w:ins w:author="Ελισάβετ Λάγιου" w:id="0" w:date="2026-04-05T07:46:46Z"/>
              <w:sdt>
                <w:sdtPr>
                  <w:id w:val="-1767425969"/>
                  <w:tag w:val="goog_rdk_157"/>
                </w:sdtPr>
                <w:sdtContent>
                  <w:ins w:author="Ελισάβετ Λάγιου" w:id="0" w:date="2026-04-05T07:46:46Z">
                    <w:r w:rsidDel="00000000" w:rsidR="00000000" w:rsidRPr="00000000">
                      <w:rPr>
                        <w:color w:val="22262b"/>
                        <w:rtl w:val="0"/>
                        <w:rPrChange w:author="Ελισάβετ Λάγιου" w:id="1" w:date="2026-04-05T07:46:46Z">
                          <w:rPr>
                            <w:color w:val="22262b"/>
                          </w:rPr>
                        </w:rPrChange>
                      </w:rPr>
                      <w:t xml:space="preserve"> Substrate-mimicking peptides  /        Engineered peptides    /           Substrate-mimicking peptide</w:t>
                    </w:r>
                  </w:ins>
                </w:sdtContent>
              </w:sdt>
              <w:ins w:author="Ελισάβετ Λάγιου" w:id="0" w:date="2026-04-05T07:46:46Z">
                <w:sdt>
                  <w:sdtPr>
                    <w:id w:val="1614697770"/>
                    <w:tag w:val="goog_rdk_158"/>
                  </w:sdtPr>
                  <w:sdtContent>
                    <w:r w:rsidDel="00000000" w:rsidR="00000000" w:rsidRPr="00000000">
                      <w:rPr>
                        <w:rtl w:val="0"/>
                        <w:rPrChange w:author="Ελισάβετ Λάγιου" w:id="1" w:date="2026-04-05T07:46:46Z">
                          <w:rPr/>
                        </w:rPrChange>
                      </w:rPr>
                      <w:t xml:space="preserve">       μιμούνται την ενκεφαλίνη                   σχεδιασμένα in silico</w:t>
                    </w:r>
                  </w:sdtContent>
                </w:sdt>
              </w:ins>
            </w:sdtContent>
          </w:sdt>
        </w:p>
      </w:sdtContent>
    </w:sdt>
    <w:sdt>
      <w:sdtPr>
        <w:id w:val="-1296291360"/>
        <w:tag w:val="goog_rdk_162"/>
      </w:sdtPr>
      <w:sdtContent>
        <w:p w:rsidR="00000000" w:rsidDel="00000000" w:rsidP="00000000" w:rsidRDefault="00000000" w:rsidRPr="00000000" w14:paraId="00000031">
          <w:pPr>
            <w:rPr>
              <w:ins w:author="Ελισάβετ Λάγιου" w:id="0" w:date="2026-04-05T07:46:46Z"/>
              <w:rPrChange w:author="Ελισάβετ Λάγιου" w:id="1" w:date="2026-04-05T07:46:46Z">
                <w:rPr/>
              </w:rPrChange>
            </w:rPr>
          </w:pPr>
          <w:sdt>
            <w:sdtPr>
              <w:id w:val="2064660256"/>
              <w:tag w:val="goog_rdk_160"/>
            </w:sdtPr>
            <w:sdtContent>
              <w:ins w:author="Ελισάβετ Λάγιου" w:id="0" w:date="2026-04-05T07:46:46Z"/>
              <w:sdt>
                <w:sdtPr>
                  <w:id w:val="-996673399"/>
                  <w:tag w:val="goog_rdk_161"/>
                </w:sdtPr>
                <w:sdtContent>
                  <w:ins w:author="Ελισάβετ Λάγιου" w:id="0" w:date="2026-04-05T07:46:46Z">
                    <w:r w:rsidDel="00000000" w:rsidR="00000000" w:rsidRPr="00000000">
                      <w:rPr>
                        <w:rtl w:val="0"/>
                        <w:rPrChange w:author="Ελισάβετ Λάγιου" w:id="1" w:date="2026-04-05T07:46:46Z">
                          <w:rPr/>
                        </w:rPrChange>
                      </w:rPr>
                      <w:t xml:space="preserve">υψηλή συγγένεια για το ένζυμo     δεσμεύονται στο active site</w:t>
                    </w:r>
                  </w:ins>
                </w:sdtContent>
              </w:sdt>
              <w:ins w:author="Ελισάβετ Λάγιου" w:id="0" w:date="2026-04-05T07:46:46Z"/>
            </w:sdtContent>
          </w:sdt>
        </w:p>
      </w:sdtContent>
    </w:sdt>
    <w:sdt>
      <w:sdtPr>
        <w:id w:val="418018972"/>
        <w:tag w:val="goog_rdk_165"/>
      </w:sdtPr>
      <w:sdtContent>
        <w:p w:rsidR="00000000" w:rsidDel="00000000" w:rsidP="00000000" w:rsidRDefault="00000000" w:rsidRPr="00000000" w14:paraId="00000032">
          <w:pPr>
            <w:rPr>
              <w:ins w:author="Ελισάβετ Λάγιου" w:id="0" w:date="2026-04-05T07:46:46Z"/>
              <w:rPrChange w:author="Ελισάβετ Λάγιου" w:id="1" w:date="2026-04-05T07:46:46Z">
                <w:rPr>
                  <w:rFonts w:ascii="Calibri" w:cs="Calibri" w:eastAsia="Calibri" w:hAnsi="Calibri"/>
                  <w:sz w:val="24"/>
                  <w:szCs w:val="24"/>
                </w:rPr>
              </w:rPrChange>
            </w:rPr>
          </w:pPr>
          <w:sdt>
            <w:sdtPr>
              <w:id w:val="307800743"/>
              <w:tag w:val="goog_rdk_163"/>
            </w:sdtPr>
            <w:sdtContent>
              <w:ins w:author="Ελισάβετ Λάγιου" w:id="0" w:date="2026-04-05T07:46:46Z"/>
              <w:sdt>
                <w:sdtPr>
                  <w:id w:val="-727889684"/>
                  <w:tag w:val="goog_rdk_164"/>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319039449"/>
        <w:tag w:val="goog_rdk_168"/>
      </w:sdtPr>
      <w:sdtContent>
        <w:p w:rsidR="00000000" w:rsidDel="00000000" w:rsidP="00000000" w:rsidRDefault="00000000" w:rsidRPr="00000000" w14:paraId="00000033">
          <w:pPr>
            <w:rPr>
              <w:ins w:author="Ελισάβετ Λάγιου" w:id="0" w:date="2026-04-05T07:46:46Z"/>
              <w:rPrChange w:author="Ελισάβετ Λάγιου" w:id="1" w:date="2026-04-05T07:46:46Z">
                <w:rPr>
                  <w:rFonts w:ascii="Calibri" w:cs="Calibri" w:eastAsia="Calibri" w:hAnsi="Calibri"/>
                  <w:sz w:val="24"/>
                  <w:szCs w:val="24"/>
                </w:rPr>
              </w:rPrChange>
            </w:rPr>
          </w:pPr>
          <w:sdt>
            <w:sdtPr>
              <w:id w:val="-1658568955"/>
              <w:tag w:val="goog_rdk_166"/>
            </w:sdtPr>
            <w:sdtContent>
              <w:ins w:author="Ελισάβετ Λάγιου" w:id="0" w:date="2026-04-05T07:46:46Z"/>
              <w:sdt>
                <w:sdtPr>
                  <w:id w:val="-572121287"/>
                  <w:tag w:val="goog_rdk_167"/>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1989693522"/>
        <w:tag w:val="goog_rdk_171"/>
      </w:sdtPr>
      <w:sdtContent>
        <w:p w:rsidR="00000000" w:rsidDel="00000000" w:rsidP="00000000" w:rsidRDefault="00000000" w:rsidRPr="00000000" w14:paraId="00000034">
          <w:pPr>
            <w:rPr>
              <w:ins w:author="Ελισάβετ Λάγιου" w:id="0" w:date="2026-04-05T07:46:46Z"/>
              <w:rPrChange w:author="Ελισάβετ Λάγιου" w:id="1" w:date="2026-04-05T07:46:46Z">
                <w:rPr>
                  <w:rFonts w:ascii="Calibri" w:cs="Calibri" w:eastAsia="Calibri" w:hAnsi="Calibri"/>
                  <w:sz w:val="24"/>
                  <w:szCs w:val="24"/>
                </w:rPr>
              </w:rPrChange>
            </w:rPr>
          </w:pPr>
          <w:sdt>
            <w:sdtPr>
              <w:id w:val="672297801"/>
              <w:tag w:val="goog_rdk_169"/>
            </w:sdtPr>
            <w:sdtContent>
              <w:ins w:author="Ελισάβετ Λάγιου" w:id="0" w:date="2026-04-05T07:46:46Z"/>
              <w:sdt>
                <w:sdtPr>
                  <w:id w:val="705441417"/>
                  <w:tag w:val="goog_rdk_170"/>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435578425"/>
        <w:tag w:val="goog_rdk_174"/>
      </w:sdtPr>
      <w:sdtContent>
        <w:p w:rsidR="00000000" w:rsidDel="00000000" w:rsidP="00000000" w:rsidRDefault="00000000" w:rsidRPr="00000000" w14:paraId="00000035">
          <w:pPr>
            <w:rPr>
              <w:ins w:author="Ελισάβετ Λάγιου" w:id="0" w:date="2026-04-05T07:46:46Z"/>
              <w:rPrChange w:author="Ελισάβετ Λάγιου" w:id="1" w:date="2026-04-05T07:46:46Z">
                <w:rPr>
                  <w:rFonts w:ascii="Calibri" w:cs="Calibri" w:eastAsia="Calibri" w:hAnsi="Calibri"/>
                  <w:sz w:val="24"/>
                  <w:szCs w:val="24"/>
                </w:rPr>
              </w:rPrChange>
            </w:rPr>
          </w:pPr>
          <w:sdt>
            <w:sdtPr>
              <w:id w:val="-374148363"/>
              <w:tag w:val="goog_rdk_172"/>
            </w:sdtPr>
            <w:sdtContent>
              <w:ins w:author="Ελισάβετ Λάγιου" w:id="0" w:date="2026-04-05T07:46:46Z"/>
              <w:sdt>
                <w:sdtPr>
                  <w:id w:val="57483927"/>
                  <w:tag w:val="goog_rdk_173"/>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1711562242"/>
        <w:tag w:val="goog_rdk_177"/>
      </w:sdtPr>
      <w:sdtContent>
        <w:p w:rsidR="00000000" w:rsidDel="00000000" w:rsidP="00000000" w:rsidRDefault="00000000" w:rsidRPr="00000000" w14:paraId="00000036">
          <w:pPr>
            <w:rPr>
              <w:ins w:author="Ελισάβετ Λάγιου" w:id="0" w:date="2026-04-05T07:46:46Z"/>
              <w:rPrChange w:author="Ελισάβετ Λάγιου" w:id="1" w:date="2026-04-05T07:46:46Z">
                <w:rPr>
                  <w:rFonts w:ascii="Calibri" w:cs="Calibri" w:eastAsia="Calibri" w:hAnsi="Calibri"/>
                  <w:sz w:val="24"/>
                  <w:szCs w:val="24"/>
                </w:rPr>
              </w:rPrChange>
            </w:rPr>
          </w:pPr>
          <w:sdt>
            <w:sdtPr>
              <w:id w:val="-1212497694"/>
              <w:tag w:val="goog_rdk_175"/>
            </w:sdtPr>
            <w:sdtContent>
              <w:ins w:author="Ελισάβετ Λάγιου" w:id="0" w:date="2026-04-05T07:46:46Z"/>
              <w:sdt>
                <w:sdtPr>
                  <w:id w:val="-878572381"/>
                  <w:tag w:val="goog_rdk_176"/>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1795388008"/>
        <w:tag w:val="goog_rdk_180"/>
      </w:sdtPr>
      <w:sdtContent>
        <w:p w:rsidR="00000000" w:rsidDel="00000000" w:rsidP="00000000" w:rsidRDefault="00000000" w:rsidRPr="00000000" w14:paraId="00000037">
          <w:pPr>
            <w:rPr>
              <w:ins w:author="Ελισάβετ Λάγιου" w:id="0" w:date="2026-04-05T07:46:46Z"/>
              <w:rPrChange w:author="Ελισάβετ Λάγιου" w:id="1" w:date="2026-04-05T07:46:46Z">
                <w:rPr>
                  <w:rFonts w:ascii="Calibri" w:cs="Calibri" w:eastAsia="Calibri" w:hAnsi="Calibri"/>
                  <w:sz w:val="24"/>
                  <w:szCs w:val="24"/>
                </w:rPr>
              </w:rPrChange>
            </w:rPr>
          </w:pPr>
          <w:sdt>
            <w:sdtPr>
              <w:id w:val="-859557255"/>
              <w:tag w:val="goog_rdk_178"/>
            </w:sdtPr>
            <w:sdtContent>
              <w:ins w:author="Ελισάβετ Λάγιου" w:id="0" w:date="2026-04-05T07:46:46Z"/>
              <w:sdt>
                <w:sdtPr>
                  <w:id w:val="-2029640832"/>
                  <w:tag w:val="goog_rdk_179"/>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804471649"/>
        <w:tag w:val="goog_rdk_183"/>
      </w:sdtPr>
      <w:sdtContent>
        <w:p w:rsidR="00000000" w:rsidDel="00000000" w:rsidP="00000000" w:rsidRDefault="00000000" w:rsidRPr="00000000" w14:paraId="00000038">
          <w:pPr>
            <w:rPr>
              <w:ins w:author="Ελισάβετ Λάγιου" w:id="0" w:date="2026-04-05T07:46:46Z"/>
              <w:rPrChange w:author="Ελισάβετ Λάγιου" w:id="1" w:date="2026-04-05T07:46:46Z">
                <w:rPr>
                  <w:rFonts w:ascii="Calibri" w:cs="Calibri" w:eastAsia="Calibri" w:hAnsi="Calibri"/>
                  <w:sz w:val="24"/>
                  <w:szCs w:val="24"/>
                </w:rPr>
              </w:rPrChange>
            </w:rPr>
          </w:pPr>
          <w:sdt>
            <w:sdtPr>
              <w:id w:val="925087915"/>
              <w:tag w:val="goog_rdk_181"/>
            </w:sdtPr>
            <w:sdtContent>
              <w:ins w:author="Ελισάβετ Λάγιου" w:id="0" w:date="2026-04-05T07:46:46Z"/>
              <w:sdt>
                <w:sdtPr>
                  <w:id w:val="-1847144070"/>
                  <w:tag w:val="goog_rdk_182"/>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127987001"/>
        <w:tag w:val="goog_rdk_186"/>
      </w:sdtPr>
      <w:sdtContent>
        <w:p w:rsidR="00000000" w:rsidDel="00000000" w:rsidP="00000000" w:rsidRDefault="00000000" w:rsidRPr="00000000" w14:paraId="00000039">
          <w:pPr>
            <w:rPr>
              <w:ins w:author="Ελισάβετ Λάγιου" w:id="0" w:date="2026-04-05T07:46:46Z"/>
              <w:rPrChange w:author="Ελισάβετ Λάγιου" w:id="1" w:date="2026-04-05T07:46:46Z">
                <w:rPr>
                  <w:rFonts w:ascii="Calibri" w:cs="Calibri" w:eastAsia="Calibri" w:hAnsi="Calibri"/>
                  <w:sz w:val="24"/>
                  <w:szCs w:val="24"/>
                </w:rPr>
              </w:rPrChange>
            </w:rPr>
          </w:pPr>
          <w:sdt>
            <w:sdtPr>
              <w:id w:val="278625306"/>
              <w:tag w:val="goog_rdk_184"/>
            </w:sdtPr>
            <w:sdtContent>
              <w:ins w:author="Ελισάβετ Λάγιου" w:id="0" w:date="2026-04-05T07:46:46Z"/>
              <w:sdt>
                <w:sdtPr>
                  <w:id w:val="1832325880"/>
                  <w:tag w:val="goog_rdk_185"/>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880857362"/>
        <w:tag w:val="goog_rdk_189"/>
      </w:sdtPr>
      <w:sdtContent>
        <w:p w:rsidR="00000000" w:rsidDel="00000000" w:rsidP="00000000" w:rsidRDefault="00000000" w:rsidRPr="00000000" w14:paraId="0000003A">
          <w:pPr>
            <w:rPr>
              <w:ins w:author="Ελισάβετ Λάγιου" w:id="0" w:date="2026-04-05T07:46:46Z"/>
              <w:rPrChange w:author="Ελισάβετ Λάγιου" w:id="1" w:date="2026-04-05T07:46:46Z">
                <w:rPr>
                  <w:rFonts w:ascii="Calibri" w:cs="Calibri" w:eastAsia="Calibri" w:hAnsi="Calibri"/>
                  <w:sz w:val="24"/>
                  <w:szCs w:val="24"/>
                </w:rPr>
              </w:rPrChange>
            </w:rPr>
          </w:pPr>
          <w:sdt>
            <w:sdtPr>
              <w:id w:val="234342148"/>
              <w:tag w:val="goog_rdk_187"/>
            </w:sdtPr>
            <w:sdtContent>
              <w:ins w:author="Ελισάβετ Λάγιου" w:id="0" w:date="2026-04-05T07:46:46Z"/>
              <w:sdt>
                <w:sdtPr>
                  <w:id w:val="-1310710472"/>
                  <w:tag w:val="goog_rdk_188"/>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1442990185"/>
        <w:tag w:val="goog_rdk_192"/>
      </w:sdtPr>
      <w:sdtContent>
        <w:p w:rsidR="00000000" w:rsidDel="00000000" w:rsidP="00000000" w:rsidRDefault="00000000" w:rsidRPr="00000000" w14:paraId="0000003B">
          <w:pPr>
            <w:rPr>
              <w:ins w:author="Ελισάβετ Λάγιου" w:id="0" w:date="2026-04-05T07:46:46Z"/>
              <w:rPrChange w:author="Ελισάβετ Λάγιου" w:id="1" w:date="2026-04-05T07:46:46Z">
                <w:rPr>
                  <w:rFonts w:ascii="Calibri" w:cs="Calibri" w:eastAsia="Calibri" w:hAnsi="Calibri"/>
                  <w:sz w:val="24"/>
                  <w:szCs w:val="24"/>
                </w:rPr>
              </w:rPrChange>
            </w:rPr>
          </w:pPr>
          <w:sdt>
            <w:sdtPr>
              <w:id w:val="215891760"/>
              <w:tag w:val="goog_rdk_190"/>
            </w:sdtPr>
            <w:sdtContent>
              <w:ins w:author="Ελισάβετ Λάγιου" w:id="0" w:date="2026-04-05T07:46:46Z"/>
              <w:sdt>
                <w:sdtPr>
                  <w:id w:val="1124697201"/>
                  <w:tag w:val="goog_rdk_191"/>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1999162522"/>
        <w:tag w:val="goog_rdk_195"/>
      </w:sdtPr>
      <w:sdtContent>
        <w:p w:rsidR="00000000" w:rsidDel="00000000" w:rsidP="00000000" w:rsidRDefault="00000000" w:rsidRPr="00000000" w14:paraId="0000003C">
          <w:pPr>
            <w:rPr>
              <w:ins w:author="Ελισάβετ Λάγιου" w:id="0" w:date="2026-04-05T07:46:46Z"/>
              <w:rPrChange w:author="Ελισάβετ Λάγιου" w:id="1" w:date="2026-04-05T07:46:46Z">
                <w:rPr>
                  <w:rFonts w:ascii="Calibri" w:cs="Calibri" w:eastAsia="Calibri" w:hAnsi="Calibri"/>
                  <w:sz w:val="24"/>
                  <w:szCs w:val="24"/>
                </w:rPr>
              </w:rPrChange>
            </w:rPr>
          </w:pPr>
          <w:sdt>
            <w:sdtPr>
              <w:id w:val="89780345"/>
              <w:tag w:val="goog_rdk_193"/>
            </w:sdtPr>
            <w:sdtContent>
              <w:ins w:author="Ελισάβετ Λάγιου" w:id="0" w:date="2026-04-05T07:46:46Z"/>
              <w:sdt>
                <w:sdtPr>
                  <w:id w:val="-923649567"/>
                  <w:tag w:val="goog_rdk_194"/>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870033406"/>
        <w:tag w:val="goog_rdk_198"/>
      </w:sdtPr>
      <w:sdtContent>
        <w:p w:rsidR="00000000" w:rsidDel="00000000" w:rsidP="00000000" w:rsidRDefault="00000000" w:rsidRPr="00000000" w14:paraId="0000003D">
          <w:pPr>
            <w:rPr>
              <w:ins w:author="Ελισάβετ Λάγιου" w:id="0" w:date="2026-04-05T07:46:46Z"/>
              <w:rPrChange w:author="Ελισάβετ Λάγιου" w:id="1" w:date="2026-04-05T07:46:46Z">
                <w:rPr>
                  <w:rFonts w:ascii="Calibri" w:cs="Calibri" w:eastAsia="Calibri" w:hAnsi="Calibri"/>
                  <w:sz w:val="24"/>
                  <w:szCs w:val="24"/>
                </w:rPr>
              </w:rPrChange>
            </w:rPr>
          </w:pPr>
          <w:sdt>
            <w:sdtPr>
              <w:id w:val="737028172"/>
              <w:tag w:val="goog_rdk_196"/>
            </w:sdtPr>
            <w:sdtContent>
              <w:ins w:author="Ελισάβετ Λάγιου" w:id="0" w:date="2026-04-05T07:46:46Z"/>
              <w:sdt>
                <w:sdtPr>
                  <w:id w:val="1463122843"/>
                  <w:tag w:val="goog_rdk_197"/>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98072067"/>
        <w:tag w:val="goog_rdk_201"/>
      </w:sdtPr>
      <w:sdtContent>
        <w:p w:rsidR="00000000" w:rsidDel="00000000" w:rsidP="00000000" w:rsidRDefault="00000000" w:rsidRPr="00000000" w14:paraId="0000003E">
          <w:pPr>
            <w:rPr>
              <w:ins w:author="Ελισάβετ Λάγιου" w:id="0" w:date="2026-04-05T07:46:46Z"/>
              <w:rPrChange w:author="Ελισάβετ Λάγιου" w:id="1" w:date="2026-04-05T07:46:46Z">
                <w:rPr>
                  <w:rFonts w:ascii="Calibri" w:cs="Calibri" w:eastAsia="Calibri" w:hAnsi="Calibri"/>
                  <w:sz w:val="24"/>
                  <w:szCs w:val="24"/>
                </w:rPr>
              </w:rPrChange>
            </w:rPr>
          </w:pPr>
          <w:sdt>
            <w:sdtPr>
              <w:id w:val="540680175"/>
              <w:tag w:val="goog_rdk_199"/>
            </w:sdtPr>
            <w:sdtContent>
              <w:ins w:author="Ελισάβετ Λάγιου" w:id="0" w:date="2026-04-05T07:46:46Z"/>
              <w:sdt>
                <w:sdtPr>
                  <w:id w:val="-493577735"/>
                  <w:tag w:val="goog_rdk_200"/>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1524618700"/>
        <w:tag w:val="goog_rdk_204"/>
      </w:sdtPr>
      <w:sdtContent>
        <w:p w:rsidR="00000000" w:rsidDel="00000000" w:rsidP="00000000" w:rsidRDefault="00000000" w:rsidRPr="00000000" w14:paraId="0000003F">
          <w:pPr>
            <w:rPr>
              <w:ins w:author="Ελισάβετ Λάγιου" w:id="0" w:date="2026-04-05T07:46:46Z"/>
              <w:rPrChange w:author="Ελισάβετ Λάγιου" w:id="1" w:date="2026-04-05T07:46:46Z">
                <w:rPr>
                  <w:rFonts w:ascii="Calibri" w:cs="Calibri" w:eastAsia="Calibri" w:hAnsi="Calibri"/>
                  <w:sz w:val="24"/>
                  <w:szCs w:val="24"/>
                </w:rPr>
              </w:rPrChange>
            </w:rPr>
          </w:pPr>
          <w:sdt>
            <w:sdtPr>
              <w:id w:val="-1149799144"/>
              <w:tag w:val="goog_rdk_202"/>
            </w:sdtPr>
            <w:sdtContent>
              <w:ins w:author="Ελισάβετ Λάγιου" w:id="0" w:date="2026-04-05T07:46:46Z"/>
              <w:sdt>
                <w:sdtPr>
                  <w:id w:val="-744473071"/>
                  <w:tag w:val="goog_rdk_203"/>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1227096718"/>
        <w:tag w:val="goog_rdk_207"/>
      </w:sdtPr>
      <w:sdtContent>
        <w:p w:rsidR="00000000" w:rsidDel="00000000" w:rsidP="00000000" w:rsidRDefault="00000000" w:rsidRPr="00000000" w14:paraId="00000040">
          <w:pPr>
            <w:rPr>
              <w:ins w:author="Ελισάβετ Λάγιου" w:id="0" w:date="2026-04-05T07:46:46Z"/>
              <w:rPrChange w:author="Ελισάβετ Λάγιου" w:id="1" w:date="2026-04-05T07:46:46Z">
                <w:rPr>
                  <w:rFonts w:ascii="Calibri" w:cs="Calibri" w:eastAsia="Calibri" w:hAnsi="Calibri"/>
                  <w:sz w:val="24"/>
                  <w:szCs w:val="24"/>
                </w:rPr>
              </w:rPrChange>
            </w:rPr>
          </w:pPr>
          <w:sdt>
            <w:sdtPr>
              <w:id w:val="1901950907"/>
              <w:tag w:val="goog_rdk_205"/>
            </w:sdtPr>
            <w:sdtContent>
              <w:ins w:author="Ελισάβετ Λάγιου" w:id="0" w:date="2026-04-05T07:46:46Z"/>
              <w:sdt>
                <w:sdtPr>
                  <w:id w:val="-1797588675"/>
                  <w:tag w:val="goog_rdk_206"/>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489345644"/>
        <w:tag w:val="goog_rdk_210"/>
      </w:sdtPr>
      <w:sdtContent>
        <w:p w:rsidR="00000000" w:rsidDel="00000000" w:rsidP="00000000" w:rsidRDefault="00000000" w:rsidRPr="00000000" w14:paraId="00000041">
          <w:pPr>
            <w:rPr>
              <w:ins w:author="Ελισάβετ Λάγιου" w:id="0" w:date="2026-04-05T07:46:46Z"/>
              <w:rPrChange w:author="Ελισάβετ Λάγιου" w:id="1" w:date="2026-04-05T07:46:46Z">
                <w:rPr>
                  <w:rFonts w:ascii="Calibri" w:cs="Calibri" w:eastAsia="Calibri" w:hAnsi="Calibri"/>
                  <w:sz w:val="24"/>
                  <w:szCs w:val="24"/>
                </w:rPr>
              </w:rPrChange>
            </w:rPr>
          </w:pPr>
          <w:sdt>
            <w:sdtPr>
              <w:id w:val="1026769272"/>
              <w:tag w:val="goog_rdk_208"/>
            </w:sdtPr>
            <w:sdtContent>
              <w:ins w:author="Ελισάβετ Λάγιου" w:id="0" w:date="2026-04-05T07:46:46Z"/>
              <w:sdt>
                <w:sdtPr>
                  <w:id w:val="1949246036"/>
                  <w:tag w:val="goog_rdk_209"/>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660040305"/>
        <w:tag w:val="goog_rdk_213"/>
      </w:sdtPr>
      <w:sdtContent>
        <w:p w:rsidR="00000000" w:rsidDel="00000000" w:rsidP="00000000" w:rsidRDefault="00000000" w:rsidRPr="00000000" w14:paraId="00000042">
          <w:pPr>
            <w:rPr>
              <w:ins w:author="Ελισάβετ Λάγιου" w:id="0" w:date="2026-04-05T07:46:46Z"/>
              <w:rPrChange w:author="Ελισάβετ Λάγιου" w:id="1" w:date="2026-04-05T07:46:46Z">
                <w:rPr>
                  <w:rFonts w:ascii="Calibri" w:cs="Calibri" w:eastAsia="Calibri" w:hAnsi="Calibri"/>
                  <w:sz w:val="24"/>
                  <w:szCs w:val="24"/>
                </w:rPr>
              </w:rPrChange>
            </w:rPr>
          </w:pPr>
          <w:sdt>
            <w:sdtPr>
              <w:id w:val="-1004887657"/>
              <w:tag w:val="goog_rdk_211"/>
            </w:sdtPr>
            <w:sdtContent>
              <w:ins w:author="Ελισάβετ Λάγιου" w:id="0" w:date="2026-04-05T07:46:46Z"/>
              <w:sdt>
                <w:sdtPr>
                  <w:id w:val="-1865284348"/>
                  <w:tag w:val="goog_rdk_212"/>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159537511"/>
        <w:tag w:val="goog_rdk_216"/>
      </w:sdtPr>
      <w:sdtContent>
        <w:p w:rsidR="00000000" w:rsidDel="00000000" w:rsidP="00000000" w:rsidRDefault="00000000" w:rsidRPr="00000000" w14:paraId="00000043">
          <w:pPr>
            <w:rPr>
              <w:ins w:author="Ελισάβετ Λάγιου" w:id="0" w:date="2026-04-05T07:46:46Z"/>
              <w:rPrChange w:author="Ελισάβετ Λάγιου" w:id="1" w:date="2026-04-05T07:46:46Z">
                <w:rPr>
                  <w:rFonts w:ascii="Calibri" w:cs="Calibri" w:eastAsia="Calibri" w:hAnsi="Calibri"/>
                  <w:sz w:val="24"/>
                  <w:szCs w:val="24"/>
                </w:rPr>
              </w:rPrChange>
            </w:rPr>
          </w:pPr>
          <w:sdt>
            <w:sdtPr>
              <w:id w:val="-1394747310"/>
              <w:tag w:val="goog_rdk_214"/>
            </w:sdtPr>
            <w:sdtContent>
              <w:ins w:author="Ελισάβετ Λάγιου" w:id="0" w:date="2026-04-05T07:46:46Z"/>
              <w:sdt>
                <w:sdtPr>
                  <w:id w:val="-672243619"/>
                  <w:tag w:val="goog_rdk_215"/>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1552387891"/>
        <w:tag w:val="goog_rdk_219"/>
      </w:sdtPr>
      <w:sdtContent>
        <w:p w:rsidR="00000000" w:rsidDel="00000000" w:rsidP="00000000" w:rsidRDefault="00000000" w:rsidRPr="00000000" w14:paraId="00000044">
          <w:pPr>
            <w:rPr>
              <w:ins w:author="Ελισάβετ Λάγιου" w:id="0" w:date="2026-04-05T07:46:46Z"/>
              <w:rPrChange w:author="Ελισάβετ Λάγιου" w:id="1" w:date="2026-04-05T07:46:46Z">
                <w:rPr>
                  <w:rFonts w:ascii="Calibri" w:cs="Calibri" w:eastAsia="Calibri" w:hAnsi="Calibri"/>
                  <w:sz w:val="24"/>
                  <w:szCs w:val="24"/>
                </w:rPr>
              </w:rPrChange>
            </w:rPr>
          </w:pPr>
          <w:sdt>
            <w:sdtPr>
              <w:id w:val="751443678"/>
              <w:tag w:val="goog_rdk_217"/>
            </w:sdtPr>
            <w:sdtContent>
              <w:ins w:author="Ελισάβετ Λάγιου" w:id="0" w:date="2026-04-05T07:46:46Z"/>
              <w:sdt>
                <w:sdtPr>
                  <w:id w:val="1135621201"/>
                  <w:tag w:val="goog_rdk_218"/>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718209731"/>
        <w:tag w:val="goog_rdk_222"/>
      </w:sdtPr>
      <w:sdtContent>
        <w:p w:rsidR="00000000" w:rsidDel="00000000" w:rsidP="00000000" w:rsidRDefault="00000000" w:rsidRPr="00000000" w14:paraId="00000045">
          <w:pPr>
            <w:rPr>
              <w:ins w:author="Ελισάβετ Λάγιου" w:id="0" w:date="2026-04-05T07:46:46Z"/>
              <w:rPrChange w:author="Ελισάβετ Λάγιου" w:id="1" w:date="2026-04-05T07:46:46Z">
                <w:rPr>
                  <w:rFonts w:ascii="Calibri" w:cs="Calibri" w:eastAsia="Calibri" w:hAnsi="Calibri"/>
                  <w:sz w:val="24"/>
                  <w:szCs w:val="24"/>
                </w:rPr>
              </w:rPrChange>
            </w:rPr>
          </w:pPr>
          <w:sdt>
            <w:sdtPr>
              <w:id w:val="1885406395"/>
              <w:tag w:val="goog_rdk_220"/>
            </w:sdtPr>
            <w:sdtContent>
              <w:ins w:author="Ελισάβετ Λάγιου" w:id="0" w:date="2026-04-05T07:46:46Z"/>
              <w:sdt>
                <w:sdtPr>
                  <w:id w:val="-1450450648"/>
                  <w:tag w:val="goog_rdk_221"/>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123944306"/>
        <w:tag w:val="goog_rdk_225"/>
      </w:sdtPr>
      <w:sdtContent>
        <w:p w:rsidR="00000000" w:rsidDel="00000000" w:rsidP="00000000" w:rsidRDefault="00000000" w:rsidRPr="00000000" w14:paraId="00000046">
          <w:pPr>
            <w:rPr>
              <w:ins w:author="Ελισάβετ Λάγιου" w:id="0" w:date="2026-04-05T07:46:46Z"/>
              <w:rPrChange w:author="Ελισάβετ Λάγιου" w:id="1" w:date="2026-04-05T07:46:46Z">
                <w:rPr>
                  <w:rFonts w:ascii="Calibri" w:cs="Calibri" w:eastAsia="Calibri" w:hAnsi="Calibri"/>
                  <w:sz w:val="24"/>
                  <w:szCs w:val="24"/>
                </w:rPr>
              </w:rPrChange>
            </w:rPr>
          </w:pPr>
          <w:sdt>
            <w:sdtPr>
              <w:id w:val="-706046063"/>
              <w:tag w:val="goog_rdk_223"/>
            </w:sdtPr>
            <w:sdtContent>
              <w:ins w:author="Ελισάβετ Λάγιου" w:id="0" w:date="2026-04-05T07:46:46Z"/>
              <w:sdt>
                <w:sdtPr>
                  <w:id w:val="1708824084"/>
                  <w:tag w:val="goog_rdk_224"/>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1313845077"/>
        <w:tag w:val="goog_rdk_228"/>
      </w:sdtPr>
      <w:sdtContent>
        <w:p w:rsidR="00000000" w:rsidDel="00000000" w:rsidP="00000000" w:rsidRDefault="00000000" w:rsidRPr="00000000" w14:paraId="00000047">
          <w:pPr>
            <w:rPr>
              <w:ins w:author="Ελισάβετ Λάγιου" w:id="0" w:date="2026-04-05T07:46:46Z"/>
              <w:rPrChange w:author="Ελισάβετ Λάγιου" w:id="1" w:date="2026-04-05T07:46:46Z">
                <w:rPr>
                  <w:rFonts w:ascii="Calibri" w:cs="Calibri" w:eastAsia="Calibri" w:hAnsi="Calibri"/>
                  <w:sz w:val="24"/>
                  <w:szCs w:val="24"/>
                </w:rPr>
              </w:rPrChange>
            </w:rPr>
          </w:pPr>
          <w:sdt>
            <w:sdtPr>
              <w:id w:val="-416128978"/>
              <w:tag w:val="goog_rdk_226"/>
            </w:sdtPr>
            <w:sdtContent>
              <w:ins w:author="Ελισάβετ Λάγιου" w:id="0" w:date="2026-04-05T07:46:46Z"/>
              <w:sdt>
                <w:sdtPr>
                  <w:id w:val="472256359"/>
                  <w:tag w:val="goog_rdk_227"/>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206866695"/>
        <w:tag w:val="goog_rdk_231"/>
      </w:sdtPr>
      <w:sdtContent>
        <w:p w:rsidR="00000000" w:rsidDel="00000000" w:rsidP="00000000" w:rsidRDefault="00000000" w:rsidRPr="00000000" w14:paraId="00000048">
          <w:pPr>
            <w:rPr>
              <w:ins w:author="Ελισάβετ Λάγιου" w:id="0" w:date="2026-04-05T07:46:46Z"/>
              <w:rPrChange w:author="Ελισάβετ Λάγιου" w:id="1" w:date="2026-04-05T07:46:46Z">
                <w:rPr>
                  <w:rFonts w:ascii="Calibri" w:cs="Calibri" w:eastAsia="Calibri" w:hAnsi="Calibri"/>
                  <w:sz w:val="24"/>
                  <w:szCs w:val="24"/>
                </w:rPr>
              </w:rPrChange>
            </w:rPr>
          </w:pPr>
          <w:sdt>
            <w:sdtPr>
              <w:id w:val="-1627837714"/>
              <w:tag w:val="goog_rdk_229"/>
            </w:sdtPr>
            <w:sdtContent>
              <w:ins w:author="Ελισάβετ Λάγιου" w:id="0" w:date="2026-04-05T07:46:46Z"/>
              <w:sdt>
                <w:sdtPr>
                  <w:id w:val="-1799510999"/>
                  <w:tag w:val="goog_rdk_230"/>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1301738389"/>
        <w:tag w:val="goog_rdk_234"/>
      </w:sdtPr>
      <w:sdtContent>
        <w:p w:rsidR="00000000" w:rsidDel="00000000" w:rsidP="00000000" w:rsidRDefault="00000000" w:rsidRPr="00000000" w14:paraId="00000049">
          <w:pPr>
            <w:rPr>
              <w:ins w:author="Ελισάβετ Λάγιου" w:id="0" w:date="2026-04-05T07:46:46Z"/>
              <w:rPrChange w:author="Ελισάβετ Λάγιου" w:id="1" w:date="2026-04-05T07:46:46Z">
                <w:rPr>
                  <w:rFonts w:ascii="Calibri" w:cs="Calibri" w:eastAsia="Calibri" w:hAnsi="Calibri"/>
                  <w:sz w:val="24"/>
                  <w:szCs w:val="24"/>
                </w:rPr>
              </w:rPrChange>
            </w:rPr>
          </w:pPr>
          <w:sdt>
            <w:sdtPr>
              <w:id w:val="-840588325"/>
              <w:tag w:val="goog_rdk_232"/>
            </w:sdtPr>
            <w:sdtContent>
              <w:ins w:author="Ελισάβετ Λάγιου" w:id="0" w:date="2026-04-05T07:46:46Z"/>
              <w:sdt>
                <w:sdtPr>
                  <w:id w:val="2037294630"/>
                  <w:tag w:val="goog_rdk_233"/>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2054227560"/>
        <w:tag w:val="goog_rdk_237"/>
      </w:sdtPr>
      <w:sdtContent>
        <w:p w:rsidR="00000000" w:rsidDel="00000000" w:rsidP="00000000" w:rsidRDefault="00000000" w:rsidRPr="00000000" w14:paraId="0000004A">
          <w:pPr>
            <w:rPr>
              <w:ins w:author="Ελισάβετ Λάγιου" w:id="0" w:date="2026-04-05T07:46:46Z"/>
              <w:rPrChange w:author="Ελισάβετ Λάγιου" w:id="1" w:date="2026-04-05T07:46:46Z">
                <w:rPr>
                  <w:rFonts w:ascii="Calibri" w:cs="Calibri" w:eastAsia="Calibri" w:hAnsi="Calibri"/>
                  <w:sz w:val="24"/>
                  <w:szCs w:val="24"/>
                </w:rPr>
              </w:rPrChange>
            </w:rPr>
          </w:pPr>
          <w:sdt>
            <w:sdtPr>
              <w:id w:val="1644019673"/>
              <w:tag w:val="goog_rdk_235"/>
            </w:sdtPr>
            <w:sdtContent>
              <w:ins w:author="Ελισάβετ Λάγιου" w:id="0" w:date="2026-04-05T07:46:46Z"/>
              <w:sdt>
                <w:sdtPr>
                  <w:id w:val="1417285568"/>
                  <w:tag w:val="goog_rdk_236"/>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130473501"/>
        <w:tag w:val="goog_rdk_240"/>
      </w:sdtPr>
      <w:sdtContent>
        <w:p w:rsidR="00000000" w:rsidDel="00000000" w:rsidP="00000000" w:rsidRDefault="00000000" w:rsidRPr="00000000" w14:paraId="0000004B">
          <w:pPr>
            <w:rPr>
              <w:ins w:author="Ελισάβετ Λάγιου" w:id="0" w:date="2026-04-05T07:46:46Z"/>
              <w:rPrChange w:author="Ελισάβετ Λάγιου" w:id="1" w:date="2026-04-05T07:46:46Z">
                <w:rPr>
                  <w:rFonts w:ascii="Calibri" w:cs="Calibri" w:eastAsia="Calibri" w:hAnsi="Calibri"/>
                  <w:sz w:val="24"/>
                  <w:szCs w:val="24"/>
                </w:rPr>
              </w:rPrChange>
            </w:rPr>
          </w:pPr>
          <w:sdt>
            <w:sdtPr>
              <w:id w:val="-353175525"/>
              <w:tag w:val="goog_rdk_238"/>
            </w:sdtPr>
            <w:sdtContent>
              <w:ins w:author="Ελισάβετ Λάγιου" w:id="0" w:date="2026-04-05T07:46:46Z"/>
              <w:sdt>
                <w:sdtPr>
                  <w:id w:val="-1105100143"/>
                  <w:tag w:val="goog_rdk_239"/>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950945738"/>
        <w:tag w:val="goog_rdk_243"/>
      </w:sdtPr>
      <w:sdtContent>
        <w:p w:rsidR="00000000" w:rsidDel="00000000" w:rsidP="00000000" w:rsidRDefault="00000000" w:rsidRPr="00000000" w14:paraId="0000004C">
          <w:pPr>
            <w:rPr>
              <w:ins w:author="Ελισάβετ Λάγιου" w:id="0" w:date="2026-04-05T07:46:46Z"/>
              <w:rPrChange w:author="Ελισάβετ Λάγιου" w:id="1" w:date="2026-04-05T07:46:46Z">
                <w:rPr>
                  <w:rFonts w:ascii="Calibri" w:cs="Calibri" w:eastAsia="Calibri" w:hAnsi="Calibri"/>
                  <w:sz w:val="24"/>
                  <w:szCs w:val="24"/>
                </w:rPr>
              </w:rPrChange>
            </w:rPr>
          </w:pPr>
          <w:sdt>
            <w:sdtPr>
              <w:id w:val="-188001181"/>
              <w:tag w:val="goog_rdk_241"/>
            </w:sdtPr>
            <w:sdtContent>
              <w:ins w:author="Ελισάβετ Λάγιου" w:id="0" w:date="2026-04-05T07:46:46Z"/>
              <w:sdt>
                <w:sdtPr>
                  <w:id w:val="375756097"/>
                  <w:tag w:val="goog_rdk_242"/>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1725970672"/>
        <w:tag w:val="goog_rdk_246"/>
      </w:sdtPr>
      <w:sdtContent>
        <w:p w:rsidR="00000000" w:rsidDel="00000000" w:rsidP="00000000" w:rsidRDefault="00000000" w:rsidRPr="00000000" w14:paraId="0000004D">
          <w:pPr>
            <w:rPr>
              <w:ins w:author="Ελισάβετ Λάγιου" w:id="0" w:date="2026-04-05T07:46:46Z"/>
              <w:rPrChange w:author="Ελισάβετ Λάγιου" w:id="1" w:date="2026-04-05T07:46:46Z">
                <w:rPr>
                  <w:rFonts w:ascii="Calibri" w:cs="Calibri" w:eastAsia="Calibri" w:hAnsi="Calibri"/>
                  <w:sz w:val="24"/>
                  <w:szCs w:val="24"/>
                </w:rPr>
              </w:rPrChange>
            </w:rPr>
          </w:pPr>
          <w:sdt>
            <w:sdtPr>
              <w:id w:val="-1179564926"/>
              <w:tag w:val="goog_rdk_244"/>
            </w:sdtPr>
            <w:sdtContent>
              <w:ins w:author="Ελισάβετ Λάγιου" w:id="0" w:date="2026-04-05T07:46:46Z"/>
              <w:sdt>
                <w:sdtPr>
                  <w:id w:val="-2117111082"/>
                  <w:tag w:val="goog_rdk_245"/>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sdt>
      <w:sdtPr>
        <w:id w:val="1189756528"/>
        <w:tag w:val="goog_rdk_249"/>
      </w:sdtPr>
      <w:sdtContent>
        <w:p w:rsidR="00000000" w:rsidDel="00000000" w:rsidP="00000000" w:rsidRDefault="00000000" w:rsidRPr="00000000" w14:paraId="0000004E">
          <w:pPr>
            <w:rPr>
              <w:ins w:author="Ελισάβετ Λάγιου" w:id="0" w:date="2026-04-05T07:46:46Z"/>
              <w:rPrChange w:author="Ελισάβετ Λάγιου" w:id="1" w:date="2026-04-05T07:46:46Z">
                <w:rPr>
                  <w:rFonts w:ascii="Calibri" w:cs="Calibri" w:eastAsia="Calibri" w:hAnsi="Calibri"/>
                  <w:sz w:val="24"/>
                  <w:szCs w:val="24"/>
                </w:rPr>
              </w:rPrChange>
            </w:rPr>
          </w:pPr>
          <w:sdt>
            <w:sdtPr>
              <w:id w:val="989089137"/>
              <w:tag w:val="goog_rdk_247"/>
            </w:sdtPr>
            <w:sdtContent>
              <w:ins w:author="Ελισάβετ Λάγιου" w:id="0" w:date="2026-04-05T07:46:46Z"/>
              <w:sdt>
                <w:sdtPr>
                  <w:id w:val="559925549"/>
                  <w:tag w:val="goog_rdk_248"/>
                </w:sdtPr>
                <w:sdtContent>
                  <w:ins w:author="Ελισάβετ Λάγιου" w:id="0" w:date="2026-04-05T07:46:46Z">
                    <w:r w:rsidDel="00000000" w:rsidR="00000000" w:rsidRPr="00000000">
                      <w:rPr>
                        <w:rtl w:val="0"/>
                      </w:rPr>
                    </w:r>
                  </w:ins>
                </w:sdtContent>
              </w:sdt>
              <w:ins w:author="Ελισάβετ Λάγιου" w:id="0" w:date="2026-04-05T07:46:46Z"/>
            </w:sdtContent>
          </w:sdt>
        </w:p>
      </w:sdtContent>
    </w:sdt>
    <w:p w:rsidR="00000000" w:rsidDel="00000000" w:rsidP="00000000" w:rsidRDefault="00000000" w:rsidRPr="00000000" w14:paraId="0000004F">
      <w:pPr>
        <w:rPr>
          <w:b w:val="1"/>
          <w:bCs w:val="1"/>
          <w:smallCaps w:val="1"/>
          <w:color w:val="0f4761"/>
          <w:sz w:val="40"/>
          <w:szCs w:val="40"/>
        </w:rPr>
      </w:pPr>
      <w:r w:rsidDel="00000000" w:rsidR="00000000" w:rsidRPr="00000000">
        <w:rPr>
          <w:rFonts w:ascii="Calibri" w:cs="Calibri" w:eastAsia="Calibri" w:hAnsi="Calibri"/>
          <w:sz w:val="24"/>
          <w:szCs w:val="24"/>
          <w:rtl w:val="0"/>
        </w:rPr>
        <w:t xml:space="preserve">                                                      </w:t>
      </w:r>
      <w:r w:rsidDel="00000000" w:rsidR="00000000" w:rsidRPr="00000000">
        <w:rPr>
          <w:b w:val="1"/>
          <w:bCs w:val="1"/>
          <w:smallCaps w:val="1"/>
          <w:color w:val="0f4761"/>
          <w:sz w:val="40"/>
          <w:szCs w:val="40"/>
          <w:rtl w:val="0"/>
        </w:rPr>
        <w:t xml:space="preserve">  LIPOPLEX</w:t>
      </w:r>
    </w:p>
    <w:p w:rsidR="00000000" w:rsidDel="00000000" w:rsidP="00000000" w:rsidRDefault="00000000" w:rsidRPr="00000000" w14:paraId="00000050">
      <w:pPr>
        <w:rPr>
          <w:b w:val="0"/>
          <w:bCs w:val="0"/>
          <w:smallCaps w:val="1"/>
          <w:color w:val="0f4761"/>
          <w:sz w:val="28"/>
          <w:szCs w:val="28"/>
        </w:rPr>
      </w:pPr>
      <w:hyperlink r:id="rId7">
        <w:r w:rsidDel="00000000" w:rsidR="00000000" w:rsidRPr="00000000">
          <w:rPr>
            <w:b w:val="0"/>
            <w:bCs w:val="0"/>
            <w:color w:val="467886"/>
            <w:sz w:val="28"/>
            <w:szCs w:val="28"/>
            <w:u w:val="single"/>
            <w:rtl w:val="0"/>
          </w:rPr>
          <w:t xml:space="preserve">https://notebooklm.google.com/notebook/264cca64-cc21-4a31-a3bf-0ab678f43356#:~:text=BsAbs%29%2E-,1,%2E,-keep%5Fpin</w:t>
        </w:r>
      </w:hyperlink>
      <w:r w:rsidDel="00000000" w:rsidR="00000000" w:rsidRPr="00000000">
        <w:rPr>
          <w:rtl w:val="0"/>
        </w:rPr>
      </w:r>
    </w:p>
    <w:p w:rsidR="00000000" w:rsidDel="00000000" w:rsidP="00000000" w:rsidRDefault="00000000" w:rsidRPr="00000000" w14:paraId="00000051">
      <w:pPr>
        <w:rPr>
          <w:b w:val="0"/>
          <w:bCs w:val="0"/>
          <w:smallCaps w:val="1"/>
          <w:color w:val="0f4761"/>
          <w:sz w:val="28"/>
          <w:szCs w:val="28"/>
        </w:rPr>
      </w:pPr>
      <w:hyperlink r:id="rId8">
        <w:r w:rsidDel="00000000" w:rsidR="00000000" w:rsidRPr="00000000">
          <w:rPr>
            <w:b w:val="0"/>
            <w:bCs w:val="0"/>
            <w:color w:val="467886"/>
            <w:sz w:val="28"/>
            <w:szCs w:val="28"/>
            <w:u w:val="single"/>
            <w:rtl w:val="0"/>
          </w:rPr>
          <w:t xml:space="preserve">https://notebooklm.google.com/notebook/264cca64-cc21-4a31-a3bf-0ab678f43356#:~:text=BsAbs%29%2E-,1,%2E,-keep%5Fpin</w:t>
        </w:r>
      </w:hyperlink>
      <w:r w:rsidDel="00000000" w:rsidR="00000000" w:rsidRPr="00000000">
        <w:rPr>
          <w:rtl w:val="0"/>
        </w:rPr>
      </w:r>
    </w:p>
    <w:p w:rsidR="00000000" w:rsidDel="00000000" w:rsidP="00000000" w:rsidRDefault="00000000" w:rsidRPr="00000000" w14:paraId="00000052">
      <w:pPr>
        <w:rPr>
          <w:b w:val="0"/>
          <w:bCs w:val="0"/>
          <w:smallCaps w:val="1"/>
          <w:color w:val="0f4761"/>
          <w:sz w:val="28"/>
          <w:szCs w:val="28"/>
        </w:rPr>
      </w:pPr>
      <w:r w:rsidDel="00000000" w:rsidR="00000000" w:rsidRPr="00000000">
        <w:rPr>
          <w:rtl w:val="0"/>
        </w:rPr>
      </w:r>
    </w:p>
    <w:p w:rsidR="00000000" w:rsidDel="00000000" w:rsidP="00000000" w:rsidRDefault="00000000" w:rsidRPr="00000000" w14:paraId="00000053">
      <w:pPr>
        <w:rPr>
          <w:b w:val="0"/>
          <w:bCs w:val="0"/>
          <w:smallCaps w:val="1"/>
          <w:color w:val="0f4761"/>
          <w:sz w:val="28"/>
          <w:szCs w:val="28"/>
        </w:rPr>
      </w:pPr>
      <w:r w:rsidDel="00000000" w:rsidR="00000000" w:rsidRPr="00000000">
        <w:rPr>
          <w:rtl w:val="0"/>
        </w:rPr>
      </w:r>
    </w:p>
    <w:p w:rsidR="00000000" w:rsidDel="00000000" w:rsidP="00000000" w:rsidRDefault="00000000" w:rsidRPr="00000000" w14:paraId="00000054">
      <w:pPr>
        <w:rPr>
          <w:b w:val="0"/>
          <w:bCs w:val="0"/>
          <w:smallCaps w:val="1"/>
          <w:color w:val="0f4761"/>
          <w:sz w:val="28"/>
          <w:szCs w:val="28"/>
        </w:rPr>
      </w:pPr>
      <w:hyperlink r:id="rId9">
        <w:r w:rsidDel="00000000" w:rsidR="00000000" w:rsidRPr="00000000">
          <w:rPr>
            <w:b w:val="0"/>
            <w:bCs w:val="0"/>
            <w:color w:val="467886"/>
            <w:sz w:val="28"/>
            <w:szCs w:val="28"/>
            <w:u w:val="single"/>
            <w:rtl w:val="0"/>
          </w:rPr>
          <w:t xml:space="preserve">https://sci-hub.box/10.1007/s12031-016-0833-5</w:t>
        </w:r>
      </w:hyperlink>
      <w:r w:rsidDel="00000000" w:rsidR="00000000" w:rsidRPr="00000000">
        <w:rPr>
          <w:b w:val="0"/>
          <w:bCs w:val="0"/>
          <w:smallCaps w:val="1"/>
          <w:color w:val="0f4761"/>
          <w:sz w:val="28"/>
          <w:szCs w:val="28"/>
          <w:rtl w:val="0"/>
        </w:rPr>
        <w:t xml:space="preserve"> </w:t>
      </w:r>
    </w:p>
    <w:p w:rsidR="00000000" w:rsidDel="00000000" w:rsidP="00000000" w:rsidRDefault="00000000" w:rsidRPr="00000000" w14:paraId="00000055">
      <w:pPr>
        <w:rPr>
          <w:b w:val="0"/>
          <w:bCs w:val="0"/>
          <w:smallCaps w:val="1"/>
          <w:color w:val="0f4761"/>
          <w:sz w:val="28"/>
          <w:szCs w:val="28"/>
        </w:rPr>
      </w:pPr>
      <w:r w:rsidDel="00000000" w:rsidR="00000000" w:rsidRPr="00000000">
        <w:rPr>
          <w:rtl w:val="0"/>
        </w:rPr>
      </w:r>
    </w:p>
    <w:p w:rsidR="00000000" w:rsidDel="00000000" w:rsidP="00000000" w:rsidRDefault="00000000" w:rsidRPr="00000000" w14:paraId="00000056">
      <w:pPr>
        <w:rPr>
          <w:b w:val="0"/>
          <w:bCs w:val="0"/>
          <w:smallCaps w:val="1"/>
          <w:color w:val="0f4761"/>
          <w:sz w:val="28"/>
          <w:szCs w:val="28"/>
        </w:rPr>
      </w:pPr>
      <w:r w:rsidDel="00000000" w:rsidR="00000000" w:rsidRPr="00000000">
        <w:rPr>
          <w:rtl w:val="0"/>
        </w:rPr>
      </w:r>
    </w:p>
    <w:p w:rsidR="00000000" w:rsidDel="00000000" w:rsidP="00000000" w:rsidRDefault="00000000" w:rsidRPr="00000000" w14:paraId="00000057">
      <w:pPr>
        <w:spacing w:after="0" w:before="0" w:lineRule="auto"/>
        <w:rPr/>
      </w:pPr>
      <w:r w:rsidDel="00000000" w:rsidR="00000000" w:rsidRPr="00000000">
        <w:rPr>
          <w:rtl w:val="0"/>
        </w:rPr>
        <w:t xml:space="preserve">1. Βέλτιστη Λιπιδική Σύσταση (Το "Core")</w:t>
      </w:r>
    </w:p>
    <w:p w:rsidR="00000000" w:rsidDel="00000000" w:rsidP="00000000" w:rsidRDefault="00000000" w:rsidRPr="00000000" w14:paraId="00000058">
      <w:pPr>
        <w:spacing w:after="0" w:before="0" w:lineRule="auto"/>
        <w:rPr/>
      </w:pPr>
      <w:r w:rsidDel="00000000" w:rsidR="00000000" w:rsidRPr="00000000">
        <w:rPr>
          <w:rtl w:val="0"/>
        </w:rPr>
        <w:t xml:space="preserve">Το σύστημα πρέπει να εξισορροπεί τη σταθερότητα στην κυκλοφορία με την ικανότητα </w:t>
      </w:r>
      <w:r w:rsidDel="00000000" w:rsidR="00000000" w:rsidRPr="00000000">
        <w:rPr>
          <w:b w:val="1"/>
          <w:bCs w:val="1"/>
          <w:rtl w:val="0"/>
        </w:rPr>
        <w:t xml:space="preserve">ενδοσωμικής διαφυγής</w:t>
      </w:r>
      <w:r w:rsidDel="00000000" w:rsidR="00000000" w:rsidRPr="00000000">
        <w:rPr>
          <w:rtl w:val="0"/>
        </w:rPr>
        <w:t xml:space="preserve">.</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Κατιονικό/Ιονιζόμενο Λιπίδιο:</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Ενώ το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DODAC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παραμένει μια κλασική επιλογή, οι νεότερες πηγές προκρίνουν τη χρήση ιονιζόμενων λιπιδίων όπως το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DLin-MC3-DMA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Αυτά τα λιπίδια έχουν ουδέτερο φορτίο στο φυσιολογικό pH (μειώνοντας την τοξικότητα), αλλά αποκτούν θετικό φορτίο στο όξινο περιβάλλον του ενδοσώματος, διευκολύνοντας την απελευθέρωση του RNA.</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Βοηθητικό Λιπίδιο:</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Το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DOPE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επιβεβαιώνεται ως απαραίτητο για τη μετάβαση σε μη-διπλοστοιβαδικές δομές που διαταράσσουν την ενδοσωμική μεμβράνη.</w:t>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PEG-Lipid (Το "Κλειδί"):</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Η χρήση 5 mole%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PEG(2000)-CerC8</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παραμένει η βέλτιστη στρατηγική. Οι πηγές δείχνουν ότι η κοντή υδρόφοβη άγκυρα (C8) επιτρέπει στο PEG να αποσυνδεθεί γρήγορα (desorption) μετά την ενδοκύττωση, επιτρέποντας στο σύστημα να αλληλεπιδράσει με τη μεμβράνη του στόχου, σε αντίθεση με τις μακρύτερες άγκυρες (C14, C20) που εμποδίζουν τη δράση.</w:t>
      </w:r>
    </w:p>
    <w:p w:rsidR="00000000" w:rsidDel="00000000" w:rsidP="00000000" w:rsidRDefault="00000000" w:rsidRPr="00000000" w14:paraId="0000005C">
      <w:pPr>
        <w:spacing w:after="0" w:before="0" w:lineRule="auto"/>
        <w:rPr/>
      </w:pPr>
      <w:r w:rsidDel="00000000" w:rsidR="00000000" w:rsidRPr="00000000">
        <w:rPr>
          <w:rtl w:val="0"/>
        </w:rPr>
        <w:t xml:space="preserve">2. Στρατηγική Νευροτροπισμού (Στόχευση)</w:t>
      </w:r>
    </w:p>
    <w:p w:rsidR="00000000" w:rsidDel="00000000" w:rsidP="00000000" w:rsidRDefault="00000000" w:rsidRPr="00000000" w14:paraId="0000005D">
      <w:pPr>
        <w:spacing w:after="0" w:before="0" w:lineRule="auto"/>
        <w:rPr/>
      </w:pPr>
      <w:r w:rsidDel="00000000" w:rsidR="00000000" w:rsidRPr="00000000">
        <w:rPr>
          <w:rtl w:val="0"/>
        </w:rPr>
        <w:t xml:space="preserve">Τα νέα δεδομένα εισάγουν πιο εξελιγμένες μεθόδους για τη στόχευση του νευρικού συστήματος:</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Διειδικά Αντισώματα (BsAbs):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Μια εξαιρετικά αποτελεσματική προσέγγιση για το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νευροβλάστωμα</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(high-risk neuroblastoma) περιλαμβάνει τη χρήση BsAbs που αναγνωρίζουν ταυτόχρονα το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PEG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του νανοφορέα και τον υποδοχέα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EGFR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των καρκινικών νεύρων.</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Μορφές Αντισωμάτων:</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Για καλύτερη διείσδυση στους ιστούς, προτείνονται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scFv (single-chain fragment variable)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ή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νανωσώματα (nanobodies)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αντί για πλήρη αντισώματα, λόγω του μικρότερου μεγέθους τους και της χαμηλότερης ανοσογονικότητας.</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Εναλλακτικοί Στόχοι:</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Οι πηγές αναφέρουν κλινικές μελέτες (SGT-53, SGT-94) που χρησιμοποιούν αντισώματα κατά του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υποδοχέα τρανσφερρίνης (TfR)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για τη στόχευση όγκων, μια μέθοδος που παραδοσιακά χρησιμοποιείται και για τη διέλευση του αιματοεγκεφαλικού φραγμού.</w:t>
      </w:r>
    </w:p>
    <w:p w:rsidR="00000000" w:rsidDel="00000000" w:rsidP="00000000" w:rsidRDefault="00000000" w:rsidRPr="00000000" w14:paraId="00000061">
      <w:pPr>
        <w:spacing w:after="0" w:before="0" w:lineRule="auto"/>
        <w:rPr/>
      </w:pPr>
      <w:r w:rsidDel="00000000" w:rsidR="00000000" w:rsidRPr="00000000">
        <w:rPr>
          <w:rtl w:val="0"/>
        </w:rPr>
        <w:t xml:space="preserve">3. Μέθοδος Παραγωγής και Χαρακτηριστικά</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Microfluidic Mixing: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Η σύγχρονη μέθοδος επιλογής είναι η ανάμιξη μέσω μικρορροϊκής (microfluidics), η οποία παράγει ομοιογενή σωματίδια μεγέθους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65-90 nm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Σύνδεση Αντισώματος:</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Η μέθοδος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post-insertion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ή η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μη-ομοιοπολική συμπλοκοποίηση</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(χρησιμοποιώντας BsAbs) προτιμάται για να διασφαλιστεί ότι τα αντισώματα είναι εκτεθειμένα στην επιφάνεια και λειτουργικά.</w:t>
      </w:r>
    </w:p>
    <w:p w:rsidR="00000000" w:rsidDel="00000000" w:rsidP="00000000" w:rsidRDefault="00000000" w:rsidRPr="00000000" w14:paraId="00000064">
      <w:pPr>
        <w:spacing w:after="0" w:before="0" w:lineRule="auto"/>
        <w:rPr/>
      </w:pPr>
      <w:r w:rsidDel="00000000" w:rsidR="00000000" w:rsidRPr="00000000">
        <w:rPr>
          <w:rtl w:val="0"/>
        </w:rPr>
        <w:t xml:space="preserve">Συνοπτική Πρόταση Βέλτιστου Συστήματος</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Σύσταση:</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DLin-MC3-DMA / DOPE / Cholesterol / PEG(2000)-CerC8 (αναλογίες βάσει πηγής).</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Φορτίο:</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siRNA ή mRNA (π.χ. κατά του γονιδίου PLK1 για αναστολή του πολλαπλασιασμού).</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Στόχευση:</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anti-EGFR BsAb</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(για νευρογενείς όγκους) ή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anti-TfR scFv</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(για ευρύτερο νευροτροπισμό).</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Αποτέλεσμα:</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Μείωση του όγκου κατά 50% και 3-πλάσια συσσώρευση στον στόχο σε σύγκριση με μη στοχευμένα συστήματα.</w:t>
      </w:r>
    </w:p>
    <w:p w:rsidR="00000000" w:rsidDel="00000000" w:rsidP="00000000" w:rsidRDefault="00000000" w:rsidRPr="00000000" w14:paraId="00000069">
      <w:pPr>
        <w:spacing w:after="0" w:before="0" w:lineRule="auto"/>
        <w:rPr/>
      </w:pPr>
      <w:r w:rsidDel="00000000" w:rsidR="00000000" w:rsidRPr="00000000">
        <w:rPr>
          <w:rtl w:val="0"/>
        </w:rPr>
        <w:t xml:space="preserve">Αυτά τα νέα δεδομένα επιβεβαιώνουν ότι ο συνδυασμός </w:t>
      </w:r>
      <w:r w:rsidDel="00000000" w:rsidR="00000000" w:rsidRPr="00000000">
        <w:rPr>
          <w:b w:val="1"/>
          <w:bCs w:val="1"/>
          <w:rtl w:val="0"/>
        </w:rPr>
        <w:t xml:space="preserve">PEG-CerC8</w:t>
      </w:r>
      <w:r w:rsidDel="00000000" w:rsidR="00000000" w:rsidRPr="00000000">
        <w:rPr>
          <w:rtl w:val="0"/>
        </w:rPr>
        <w:t xml:space="preserve"> (για απελευθέρωση) και </w:t>
      </w:r>
      <w:r w:rsidDel="00000000" w:rsidR="00000000" w:rsidRPr="00000000">
        <w:rPr>
          <w:b w:val="1"/>
          <w:bCs w:val="1"/>
          <w:rtl w:val="0"/>
        </w:rPr>
        <w:t xml:space="preserve">BsAbs</w:t>
      </w:r>
      <w:r w:rsidDel="00000000" w:rsidR="00000000" w:rsidRPr="00000000">
        <w:rPr>
          <w:rtl w:val="0"/>
        </w:rPr>
        <w:t xml:space="preserve"> (για εξειδικευμένη στόχευση) αποτελεί την πιο προηγμένη λύση για νευροτροπισμό σήμερα.</w:t>
      </w:r>
    </w:p>
    <w:p w:rsidR="00000000" w:rsidDel="00000000" w:rsidP="00000000" w:rsidRDefault="00000000" w:rsidRPr="00000000" w14:paraId="0000006A">
      <w:pPr>
        <w:ind w:left="720" w:firstLine="0"/>
        <w:rPr>
          <w:shd w:fill="c9daf8" w:val="clear"/>
        </w:rPr>
      </w:pPr>
      <w:r w:rsidDel="00000000" w:rsidR="00000000" w:rsidRPr="00000000">
        <w:rPr>
          <w:shd w:fill="c9daf8" w:val="clear"/>
          <w:rtl w:val="0"/>
        </w:rPr>
        <w:t xml:space="preserve">Liposome surface: </w:t>
      </w:r>
      <w:r w:rsidDel="00000000" w:rsidR="00000000" w:rsidRPr="00000000">
        <w:rPr>
          <w:shd w:fill="c9daf8" w:val="clear"/>
        </w:rPr>
        <w:drawing>
          <wp:inline distB="114300" distT="114300" distL="114300" distR="114300">
            <wp:extent cx="152400" cy="152400"/>
            <wp:effectExtent b="0" l="0" r="0" t="0"/>
            <wp:docPr descr="🔹" id="2" name="image2.png"/>
            <a:graphic>
              <a:graphicData uri="http://schemas.openxmlformats.org/drawingml/2006/picture">
                <pic:pic>
                  <pic:nvPicPr>
                    <pic:cNvPr descr="🔹" id="0" name="image2.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shd w:fill="c9daf8" w:val="clear"/>
          <w:rtl w:val="0"/>
        </w:rPr>
        <w:t xml:space="preserve"> Ligand 1: RVG peptide → για είσοδο σε neurons </w:t>
      </w:r>
      <w:r w:rsidDel="00000000" w:rsidR="00000000" w:rsidRPr="00000000">
        <w:rPr>
          <w:shd w:fill="c9daf8" w:val="clear"/>
        </w:rPr>
        <w:drawing>
          <wp:inline distB="114300" distT="114300" distL="114300" distR="114300">
            <wp:extent cx="152400" cy="152400"/>
            <wp:effectExtent b="0" l="0" r="0" t="0"/>
            <wp:docPr descr="🔹" id="1" name="image1.png"/>
            <a:graphic>
              <a:graphicData uri="http://schemas.openxmlformats.org/drawingml/2006/picture">
                <pic:pic>
                  <pic:nvPicPr>
                    <pic:cNvPr descr="🔹" id="0" name="image1.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shd w:fill="c9daf8" w:val="clear"/>
          <w:rtl w:val="0"/>
        </w:rPr>
        <w:t xml:space="preserve"> Ligand 2: TRPV1 ligand ή anti-TRPV1 → για pain neurons</w:t>
      </w:r>
    </w:p>
    <w:p w:rsidR="00000000" w:rsidDel="00000000" w:rsidP="00000000" w:rsidRDefault="00000000" w:rsidRPr="00000000" w14:paraId="0000006B">
      <w:pPr>
        <w:ind w:left="720" w:firstLine="0"/>
        <w:rPr>
          <w:shd w:fill="c9daf8" w:val="clear"/>
        </w:rPr>
      </w:pPr>
      <w:r w:rsidDel="00000000" w:rsidR="00000000" w:rsidRPr="00000000">
        <w:rPr>
          <w:shd w:fill="c9daf8" w:val="clear"/>
          <w:rtl w:val="0"/>
        </w:rPr>
        <w:t xml:space="preserve">η αυτο για διπλη συνδεση και πιο στοχευμενη</w:t>
      </w:r>
    </w:p>
    <w:p w:rsidR="00000000" w:rsidDel="00000000" w:rsidP="00000000" w:rsidRDefault="00000000" w:rsidRPr="00000000" w14:paraId="0000006C">
      <w:pPr>
        <w:ind w:left="720" w:firstLine="0"/>
        <w:rPr>
          <w:shd w:fill="c9daf8" w:val="clear"/>
        </w:rPr>
      </w:pPr>
      <w:r w:rsidDel="00000000" w:rsidR="00000000" w:rsidRPr="00000000">
        <w:rPr>
          <w:shd w:fill="c9daf8" w:val="clear"/>
          <w:rtl w:val="0"/>
        </w:rPr>
        <w:t xml:space="preserve">Η βέλτιστη προσέγγιση είναι η χρήση λιποσωμάτων με διπλή επιφανειακή τροποποίηση: RVG peptide για στοχευμένη πρόσδεση σε νευρώνες μέσω nicotinic acetylcholine receptors TRPV1-targeting ligand για ειδική στόχευση nociceptive sensory neurons Αυτή η στρατηγική επιτρέπει την επιλεκτική μεταφορά του γονιδίου PENK σε νευρώνες που εμπλέκονται στη μετάδοση του πόνου, οδηγώντας σε τοπική παραγωγή εγκεφαλινών και αναστολή των pain pathways.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720" w:right="0" w:firstLine="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720" w:right="0" w:firstLine="0"/>
        <w:jc w:val="left"/>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720" w:right="0" w:firstLine="0"/>
        <w:jc w:val="left"/>
        <w:rPr>
          <w:sz w:val="36"/>
          <w:szCs w:val="36"/>
        </w:rPr>
      </w:pPr>
      <w:r w:rsidDel="00000000" w:rsidR="00000000" w:rsidRPr="00000000">
        <w:rPr>
          <w:sz w:val="34"/>
          <w:szCs w:val="34"/>
          <w:u w:val="single"/>
          <w:rtl w:val="0"/>
        </w:rPr>
        <w:t xml:space="preserve">Yποδοχέας τρανσφερρίνης (TfR)</w:t>
      </w:r>
      <w:r w:rsidDel="00000000" w:rsidR="00000000" w:rsidRPr="00000000">
        <w:rPr>
          <w:sz w:val="36"/>
          <w:szCs w:val="36"/>
          <w:rtl w:val="0"/>
        </w:rPr>
        <w:t xml:space="preserve">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720" w:right="0" w:firstLine="0"/>
        <w:jc w:val="left"/>
        <w:rPr/>
      </w:pPr>
      <w:hyperlink r:id="rId11">
        <w:r w:rsidDel="00000000" w:rsidR="00000000" w:rsidRPr="00000000">
          <w:rPr>
            <w:color w:val="1155cc"/>
            <w:u w:val="single"/>
            <w:rtl w:val="0"/>
          </w:rPr>
          <w:t xml:space="preserve">https://www.mdpi.com/1999-4923/14/10/223</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720" w:right="0" w:firstLine="0"/>
        <w:jc w:val="left"/>
        <w:rPr/>
      </w:pPr>
      <w:hyperlink r:id="rId12">
        <w:r w:rsidDel="00000000" w:rsidR="00000000" w:rsidRPr="00000000">
          <w:rPr>
            <w:color w:val="1155cc"/>
            <w:u w:val="single"/>
            <w:rtl w:val="0"/>
          </w:rPr>
          <w:t xml:space="preserve">https://www.mdpi.com/1422-0067/26/19/9793</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720" w:right="0" w:firstLine="0"/>
        <w:jc w:val="left"/>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720" w:right="0" w:firstLine="0"/>
        <w:jc w:val="left"/>
        <w:rPr>
          <w:color w:val="1155cc"/>
          <w:sz w:val="28"/>
          <w:szCs w:val="28"/>
          <w:u w:val="singl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720" w:right="0" w:firstLine="0"/>
        <w:jc w:val="left"/>
        <w:rPr/>
      </w:pPr>
      <w:r w:rsidDel="00000000" w:rsidR="00000000" w:rsidRPr="00000000">
        <w:rPr>
          <w:sz w:val="28"/>
          <w:szCs w:val="28"/>
          <w:rtl w:val="0"/>
        </w:rPr>
        <w:t xml:space="preserve">   </w:t>
      </w:r>
      <w:r w:rsidDel="00000000" w:rsidR="00000000" w:rsidRPr="00000000">
        <w:rPr>
          <w:rtl w:val="0"/>
        </w:rPr>
        <w:t xml:space="preserve">ιδανικός στόχος για τη μεταφορά φαρμάκων μέσω του αιματοεγκεφαλικού            φραγμού (ΑΕΦ)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720" w:right="0" w:firstLine="0"/>
        <w:jc w:val="left"/>
        <w:rPr/>
      </w:pPr>
      <w:r w:rsidDel="00000000" w:rsidR="00000000" w:rsidRPr="00000000">
        <w:rPr>
          <w:b w:val="1"/>
          <w:bCs w:val="1"/>
          <w:rtl w:val="0"/>
        </w:rPr>
        <w:t xml:space="preserve">Ειδική Έκφραση στα Ενδοθηλιακά Κύτταρα του Εγκεφάλου:</w:t>
      </w:r>
      <w:r w:rsidDel="00000000" w:rsidR="00000000" w:rsidRPr="00000000">
        <w:rPr>
          <w:rtl w:val="0"/>
        </w:rPr>
        <w:t xml:space="preserve"> Ο υποδοχέας τρανσφερρίνης </w:t>
      </w:r>
      <w:r w:rsidDel="00000000" w:rsidR="00000000" w:rsidRPr="00000000">
        <w:rPr>
          <w:b w:val="1"/>
          <w:bCs w:val="1"/>
          <w:rtl w:val="0"/>
        </w:rPr>
        <w:t xml:space="preserve">εκφράζεται έντονα στα εγκεφαλικά ενδοθηλιακά κύτταρα (BECs)</w:t>
      </w:r>
      <w:r w:rsidDel="00000000" w:rsidR="00000000" w:rsidRPr="00000000">
        <w:rPr>
          <w:rtl w:val="0"/>
        </w:rPr>
        <w:t xml:space="preserve">, τα οποία σχηματίζουν τον ΑΕΦ. Σε αντίθεση με άλλα όργανα, η έκφραση αυτή είναι επιλεκτική, καθώς τα τριχοειδή αγγεία σε άλλα σημεία του σώματος (με ελάχιστες εξαιρέσεις όπως τα γοναδικά κύτταρα) δεν εκφράζουν αυτόν τον υποδοχέα.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720" w:right="0" w:firstLine="0"/>
        <w:jc w:val="left"/>
        <w:rPr/>
      </w:pPr>
      <w:r w:rsidDel="00000000" w:rsidR="00000000" w:rsidRPr="00000000">
        <w:rPr>
          <w:rtl w:val="0"/>
        </w:rPr>
        <w:t xml:space="preserve">χρήση αντισωμάτων με </w:t>
      </w:r>
      <w:r w:rsidDel="00000000" w:rsidR="00000000" w:rsidRPr="00000000">
        <w:rPr>
          <w:b w:val="1"/>
          <w:bCs w:val="1"/>
          <w:rtl w:val="0"/>
        </w:rPr>
        <w:t xml:space="preserve">χαμηλή συγγένεια (affinity)</w:t>
      </w:r>
      <w:r w:rsidDel="00000000" w:rsidR="00000000" w:rsidRPr="00000000">
        <w:rPr>
          <w:rtl w:val="0"/>
        </w:rPr>
        <w:t xml:space="preserve"> ή </w:t>
      </w:r>
      <w:r w:rsidDel="00000000" w:rsidR="00000000" w:rsidRPr="00000000">
        <w:rPr>
          <w:b w:val="1"/>
          <w:bCs w:val="1"/>
          <w:rtl w:val="0"/>
        </w:rPr>
        <w:t xml:space="preserve">χαμηλή σθενικότητα (avidity)</w:t>
      </w:r>
      <w:r w:rsidDel="00000000" w:rsidR="00000000" w:rsidRPr="00000000">
        <w:rPr>
          <w:rtl w:val="0"/>
        </w:rPr>
        <w:t xml:space="preserve">, έχουν επιτρέψει στα νανοσωματίδια όχι μόνο να δεσμεύονται από τα ενδοθηλιακά κύτταρα αλλά και να </w:t>
      </w:r>
      <w:r w:rsidDel="00000000" w:rsidR="00000000" w:rsidRPr="00000000">
        <w:rPr>
          <w:b w:val="1"/>
          <w:bCs w:val="1"/>
          <w:rtl w:val="0"/>
        </w:rPr>
        <w:t xml:space="preserve">διαπερνούν επιτυχώς τον φραγμό</w:t>
      </w:r>
      <w:r w:rsidDel="00000000" w:rsidR="00000000" w:rsidRPr="00000000">
        <w:rPr>
          <w:rtl w:val="0"/>
        </w:rPr>
        <w:t xml:space="preserve"> προς το παρέγχυμα του εγκεφάλου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l"/>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14AB7ED7"/>
    <w:rPr>
      <w:color w:val="467886"/>
      <w:u w:val="single"/>
    </w:rPr>
  </w:style>
  <w:style w:type="character" w:styleId="IntenseReference">
    <w:name w:val="Intense Reference"/>
    <w:basedOn w:val="DefaultParagraphFont"/>
    <w:uiPriority w:val="32"/>
    <w:qFormat w:val="1"/>
    <w:rsid w:val="14AB7ED7"/>
    <w:rPr>
      <w:b w:val="1"/>
      <w:bCs w:val="1"/>
      <w:smallCaps w:val="1"/>
      <w:color w:val="0f4761" w:themeColor="accent1" w:themeShade="0000BF"/>
    </w:rPr>
  </w:style>
  <w:style w:type="paragraph" w:styleId="ListParagraph">
    <w:name w:val="List Paragraph"/>
    <w:basedOn w:val="Normal"/>
    <w:uiPriority w:val="34"/>
    <w:qFormat w:val="1"/>
    <w:rsid w:val="14AB7ED7"/>
    <w:pPr>
      <w:spacing/>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mdpi.com/1999-4923/14/10/2237" TargetMode="External"/><Relationship Id="rId10" Type="http://schemas.openxmlformats.org/officeDocument/2006/relationships/image" Target="media/image2.png"/><Relationship Id="rId12" Type="http://schemas.openxmlformats.org/officeDocument/2006/relationships/hyperlink" Target="https://www.mdpi.com/1422-0067/26/19/9793" TargetMode="External"/><Relationship Id="rId9" Type="http://schemas.openxmlformats.org/officeDocument/2006/relationships/hyperlink" Target="https://sci-hub.box/10.1007/s12031-016-0833-5"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notebooklm.google.com/notebook/264cca64-cc21-4a31-a3bf-0ab678f43356#:~:text=BsAbs%29%2E-,1,%2E,-keep%5Fpin" TargetMode="External"/><Relationship Id="rId8" Type="http://schemas.openxmlformats.org/officeDocument/2006/relationships/hyperlink" Target="https://notebooklm.google.com/notebook/264cca64-cc21-4a31-a3bf-0ab678f43356#:~:text=BsAbs%29%2E-,1,%2E,-keep%5Fp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Light"/>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fomn7X2goRIppvl82fRvpChYw==">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2026-03-28T13:47:48.0463670Z</dcterms:created>
  <dc:creator>elisavet lagiou</dc:creator>
</cp:coreProperties>
</file>